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D3236" w14:textId="77777777" w:rsidR="008F3CA6" w:rsidRDefault="008F3CA6" w:rsidP="008F3CA6">
      <w:pPr>
        <w:pStyle w:val="NoSpacing"/>
        <w:jc w:val="center"/>
      </w:pPr>
      <w:r w:rsidRPr="00E772CA">
        <w:rPr>
          <w:rFonts w:ascii="Arial" w:hAnsi="Arial" w:cs="Arial"/>
          <w:b/>
          <w:noProof/>
          <w:color w:val="404040" w:themeColor="text1" w:themeTint="BF"/>
          <w:sz w:val="20"/>
        </w:rPr>
        <w:drawing>
          <wp:anchor distT="0" distB="0" distL="114300" distR="114300" simplePos="0" relativeHeight="251645952" behindDoc="0" locked="0" layoutInCell="1" allowOverlap="1" wp14:anchorId="52740751" wp14:editId="4849899D">
            <wp:simplePos x="0" y="0"/>
            <wp:positionH relativeFrom="margin">
              <wp:align>left</wp:align>
            </wp:positionH>
            <wp:positionV relativeFrom="paragraph">
              <wp:posOffset>0</wp:posOffset>
            </wp:positionV>
            <wp:extent cx="1287780" cy="511810"/>
            <wp:effectExtent l="0" t="0" r="7620" b="2540"/>
            <wp:wrapSquare wrapText="bothSides"/>
            <wp:docPr id="8" name="Picture 8" descr="epa_logo_vert_mediu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_logo_vert_medium.tif"/>
                    <pic:cNvPicPr/>
                  </pic:nvPicPr>
                  <pic:blipFill>
                    <a:blip r:embed="rId8" cstate="print"/>
                    <a:stretch>
                      <a:fillRect/>
                    </a:stretch>
                  </pic:blipFill>
                  <pic:spPr>
                    <a:xfrm>
                      <a:off x="0" y="0"/>
                      <a:ext cx="1287780" cy="511810"/>
                    </a:xfrm>
                    <a:prstGeom prst="rect">
                      <a:avLst/>
                    </a:prstGeom>
                  </pic:spPr>
                </pic:pic>
              </a:graphicData>
            </a:graphic>
          </wp:anchor>
        </w:drawing>
      </w:r>
      <w:r>
        <w:t xml:space="preserve">                   </w:t>
      </w:r>
    </w:p>
    <w:p w14:paraId="456C1457" w14:textId="77777777" w:rsidR="008F3CA6" w:rsidRDefault="008F3CA6" w:rsidP="008F3CA6">
      <w:pPr>
        <w:pStyle w:val="NoSpacing"/>
        <w:jc w:val="center"/>
      </w:pPr>
    </w:p>
    <w:p w14:paraId="5E551576" w14:textId="77777777" w:rsidR="008F3CA6" w:rsidRDefault="008F3CA6" w:rsidP="008F3CA6">
      <w:pPr>
        <w:pStyle w:val="NoSpacing"/>
        <w:jc w:val="center"/>
      </w:pPr>
    </w:p>
    <w:p w14:paraId="01253121" w14:textId="2F0CB014" w:rsidR="008F3CA6" w:rsidRDefault="008F3CA6" w:rsidP="008F3CA6">
      <w:pPr>
        <w:pStyle w:val="NoSpacing"/>
        <w:jc w:val="center"/>
      </w:pPr>
    </w:p>
    <w:p w14:paraId="0ADA69A0" w14:textId="77777777" w:rsidR="008F3CA6" w:rsidRDefault="008F3CA6" w:rsidP="008F3CA6">
      <w:pPr>
        <w:pStyle w:val="NoSpacing"/>
        <w:jc w:val="center"/>
      </w:pPr>
    </w:p>
    <w:p w14:paraId="7812E029" w14:textId="77777777" w:rsidR="00D45A0E" w:rsidRPr="008F3CA6" w:rsidRDefault="008F3CA6" w:rsidP="008F3CA6">
      <w:pPr>
        <w:pStyle w:val="NoSpacing"/>
        <w:jc w:val="center"/>
        <w:rPr>
          <w:b/>
          <w:sz w:val="32"/>
          <w:szCs w:val="32"/>
        </w:rPr>
      </w:pPr>
      <w:r w:rsidRPr="008F3CA6">
        <w:rPr>
          <w:b/>
          <w:sz w:val="32"/>
          <w:szCs w:val="32"/>
        </w:rPr>
        <w:t>Point Source Calculator: A Model for Estimating Chemical Concentration in Water Bodies</w:t>
      </w:r>
    </w:p>
    <w:p w14:paraId="072E83B7" w14:textId="77777777" w:rsidR="008F3CA6" w:rsidRDefault="008F3CA6" w:rsidP="008F3CA6">
      <w:pPr>
        <w:pStyle w:val="NoSpacing"/>
        <w:jc w:val="center"/>
      </w:pPr>
    </w:p>
    <w:p w14:paraId="24332B55" w14:textId="77777777" w:rsidR="008F3CA6" w:rsidRDefault="008F3CA6" w:rsidP="008F3CA6">
      <w:pPr>
        <w:pStyle w:val="NoSpacing"/>
        <w:jc w:val="center"/>
      </w:pPr>
    </w:p>
    <w:p w14:paraId="5A12302C" w14:textId="77777777" w:rsidR="008F3CA6" w:rsidRDefault="008F3CA6" w:rsidP="008F3CA6">
      <w:pPr>
        <w:pStyle w:val="NoSpacing"/>
        <w:jc w:val="center"/>
      </w:pPr>
    </w:p>
    <w:p w14:paraId="06CEEF17" w14:textId="77777777" w:rsidR="008F3CA6" w:rsidRDefault="008F3CA6" w:rsidP="008F3CA6">
      <w:pPr>
        <w:pStyle w:val="NoSpacing"/>
        <w:jc w:val="center"/>
      </w:pPr>
    </w:p>
    <w:p w14:paraId="4BB6F66F" w14:textId="77777777" w:rsidR="008F3CA6" w:rsidRDefault="008F3CA6" w:rsidP="008F3CA6">
      <w:pPr>
        <w:pStyle w:val="NoSpacing"/>
        <w:jc w:val="center"/>
      </w:pPr>
    </w:p>
    <w:p w14:paraId="4518D930" w14:textId="77777777" w:rsidR="008F3CA6" w:rsidRDefault="008F3CA6" w:rsidP="008F3CA6">
      <w:pPr>
        <w:pStyle w:val="NoSpacing"/>
        <w:jc w:val="center"/>
      </w:pPr>
    </w:p>
    <w:p w14:paraId="6550F09C" w14:textId="77777777" w:rsidR="008F3CA6" w:rsidRDefault="008F3CA6" w:rsidP="008F3CA6">
      <w:pPr>
        <w:pStyle w:val="NoSpacing"/>
        <w:jc w:val="center"/>
      </w:pPr>
    </w:p>
    <w:p w14:paraId="6D2B7945" w14:textId="77777777" w:rsidR="008F3CA6" w:rsidRDefault="008F3CA6" w:rsidP="008F3CA6">
      <w:pPr>
        <w:pStyle w:val="NoSpacing"/>
        <w:jc w:val="center"/>
      </w:pPr>
    </w:p>
    <w:p w14:paraId="37D83BC9" w14:textId="77777777" w:rsidR="008F3CA6" w:rsidRDefault="008F3CA6" w:rsidP="008F3CA6">
      <w:pPr>
        <w:pStyle w:val="NoSpacing"/>
        <w:jc w:val="center"/>
      </w:pPr>
    </w:p>
    <w:p w14:paraId="7D7A6143" w14:textId="77777777" w:rsidR="008F3CA6" w:rsidRPr="008F3CA6" w:rsidRDefault="008F3CA6" w:rsidP="008F3CA6">
      <w:pPr>
        <w:pStyle w:val="NoSpacing"/>
        <w:jc w:val="center"/>
      </w:pPr>
    </w:p>
    <w:p w14:paraId="5AF23FF9" w14:textId="77777777" w:rsidR="008F3CA6" w:rsidRPr="008F3CA6" w:rsidRDefault="008F3CA6" w:rsidP="008F3CA6">
      <w:pPr>
        <w:pStyle w:val="NoSpacing"/>
        <w:jc w:val="center"/>
      </w:pPr>
      <w:r w:rsidRPr="008F3CA6">
        <w:t>Dirk F. Young</w:t>
      </w:r>
    </w:p>
    <w:p w14:paraId="1A8D1E62" w14:textId="77777777" w:rsidR="008F3CA6" w:rsidRPr="008F3CA6" w:rsidRDefault="008F3CA6" w:rsidP="008F3CA6">
      <w:pPr>
        <w:pStyle w:val="NoSpacing"/>
        <w:jc w:val="center"/>
      </w:pPr>
      <w:r w:rsidRPr="008F3CA6">
        <w:t>Office of Chemical Safety and Pollution Prevention</w:t>
      </w:r>
    </w:p>
    <w:p w14:paraId="32D350CC" w14:textId="77777777" w:rsidR="008F3CA6" w:rsidRPr="008F3CA6" w:rsidRDefault="008F3CA6" w:rsidP="008F3CA6">
      <w:pPr>
        <w:pStyle w:val="NoSpacing"/>
        <w:jc w:val="center"/>
      </w:pPr>
      <w:r w:rsidRPr="008F3CA6">
        <w:t>U.S. Environmental Protection Agency</w:t>
      </w:r>
    </w:p>
    <w:p w14:paraId="6FCF689D" w14:textId="77777777" w:rsidR="008F3CA6" w:rsidRDefault="008F3CA6" w:rsidP="008F3CA6">
      <w:pPr>
        <w:pStyle w:val="NoSpacing"/>
        <w:jc w:val="center"/>
      </w:pPr>
      <w:r w:rsidRPr="008F3CA6">
        <w:t>Washington, D.C. 20460</w:t>
      </w:r>
    </w:p>
    <w:p w14:paraId="02ED4C52" w14:textId="77777777" w:rsidR="008F3CA6" w:rsidRDefault="008F3CA6" w:rsidP="008F3CA6">
      <w:pPr>
        <w:pStyle w:val="NoSpacing"/>
        <w:jc w:val="center"/>
      </w:pPr>
    </w:p>
    <w:p w14:paraId="64958DE0" w14:textId="77777777" w:rsidR="008F3CA6" w:rsidRDefault="008F3CA6" w:rsidP="008F3CA6">
      <w:pPr>
        <w:pStyle w:val="NoSpacing"/>
        <w:jc w:val="center"/>
      </w:pPr>
    </w:p>
    <w:p w14:paraId="5870AB09" w14:textId="77777777" w:rsidR="008F3CA6" w:rsidRDefault="008F3CA6" w:rsidP="008F3CA6">
      <w:pPr>
        <w:pStyle w:val="NoSpacing"/>
        <w:jc w:val="center"/>
      </w:pPr>
    </w:p>
    <w:p w14:paraId="755E4EE2" w14:textId="77777777" w:rsidR="008F3CA6" w:rsidRDefault="008F3CA6" w:rsidP="008F3CA6">
      <w:pPr>
        <w:pStyle w:val="NoSpacing"/>
        <w:jc w:val="center"/>
      </w:pPr>
    </w:p>
    <w:p w14:paraId="3E053368" w14:textId="77777777" w:rsidR="008F3CA6" w:rsidRDefault="008F3CA6" w:rsidP="008F3CA6">
      <w:pPr>
        <w:pStyle w:val="NoSpacing"/>
        <w:jc w:val="center"/>
      </w:pPr>
    </w:p>
    <w:p w14:paraId="6891E7A2" w14:textId="26458D49" w:rsidR="008F3CA6" w:rsidRPr="008F3CA6" w:rsidRDefault="00770A2C" w:rsidP="008F3CA6">
      <w:pPr>
        <w:pStyle w:val="NoSpacing"/>
        <w:jc w:val="center"/>
      </w:pPr>
      <w:r>
        <w:t>July</w:t>
      </w:r>
      <w:r w:rsidR="008F3CA6">
        <w:t xml:space="preserve"> 201</w:t>
      </w:r>
      <w:r>
        <w:t>8</w:t>
      </w:r>
    </w:p>
    <w:p w14:paraId="40701D4D" w14:textId="77777777" w:rsidR="00FA580C" w:rsidRDefault="008F3CA6">
      <w:pPr>
        <w:sectPr w:rsidR="00FA580C" w:rsidSect="00FA580C">
          <w:footerReference w:type="default" r:id="rId9"/>
          <w:pgSz w:w="12240" w:h="15840"/>
          <w:pgMar w:top="1440" w:right="1440" w:bottom="1440" w:left="1440" w:header="720" w:footer="720" w:gutter="0"/>
          <w:pgNumType w:start="0"/>
          <w:cols w:space="720"/>
        </w:sectPr>
      </w:pPr>
      <w:r>
        <w:br w:type="page"/>
      </w:r>
    </w:p>
    <w:p w14:paraId="2820D895" w14:textId="77777777" w:rsidR="008F3CA6" w:rsidRDefault="008F3CA6"/>
    <w:p w14:paraId="0F219C28" w14:textId="77777777" w:rsidR="008F3CA6" w:rsidRDefault="003A09B9" w:rsidP="00EB34F1">
      <w:pPr>
        <w:pStyle w:val="Heading1"/>
      </w:pPr>
      <w:r>
        <w:t>Abstract</w:t>
      </w:r>
    </w:p>
    <w:p w14:paraId="17705DB6" w14:textId="4884A15C" w:rsidR="003A09B9" w:rsidRDefault="00C13F15" w:rsidP="006C79A8">
      <w:pPr>
        <w:pStyle w:val="NoSpacing"/>
        <w:ind w:firstLine="720"/>
      </w:pPr>
      <w:r>
        <w:t xml:space="preserve">The Point Source Calculator (PSC) is a </w:t>
      </w:r>
      <w:r w:rsidR="003A09B9">
        <w:t>tool</w:t>
      </w:r>
      <w:r>
        <w:t xml:space="preserve"> designed to estimate</w:t>
      </w:r>
      <w:r w:rsidR="003A09B9">
        <w:t xml:space="preserve"> acute and chronic</w:t>
      </w:r>
      <w:r>
        <w:t xml:space="preserve"> concentration</w:t>
      </w:r>
      <w:r w:rsidR="003A09B9">
        <w:t>s</w:t>
      </w:r>
      <w:r w:rsidR="00770A2C">
        <w:t xml:space="preserve"> of</w:t>
      </w:r>
      <w:r>
        <w:t xml:space="preserve"> chemical</w:t>
      </w:r>
      <w:r w:rsidR="00770A2C">
        <w:t>s directly applied to water bodies</w:t>
      </w:r>
      <w:r>
        <w:t>.</w:t>
      </w:r>
      <w:r w:rsidR="003A09B9">
        <w:t xml:space="preserve">  Waterbodies may include lakes, ponds, or flowing waters like streams and river segments.  Direct applications of chemical may be simulated </w:t>
      </w:r>
      <w:r w:rsidR="00675758">
        <w:t>in a flexible manner from simple to</w:t>
      </w:r>
      <w:r w:rsidR="003A09B9">
        <w:t xml:space="preserve"> complex re</w:t>
      </w:r>
      <w:r w:rsidR="00675758">
        <w:t>petitive events</w:t>
      </w:r>
      <w:r w:rsidR="003A09B9">
        <w:t xml:space="preserve"> </w:t>
      </w:r>
      <w:r w:rsidR="00675758">
        <w:t xml:space="preserve">or as completely unique daily events defined on a daily scale.  The PSC </w:t>
      </w:r>
      <w:r w:rsidR="003A09B9">
        <w:t xml:space="preserve">is </w:t>
      </w:r>
      <w:del w:id="0" w:author="Young, Dirk" w:date="2018-07-31T10:52:00Z">
        <w:r w:rsidR="003A09B9" w:rsidDel="00770A2C">
          <w:delText xml:space="preserve">essentially </w:delText>
        </w:r>
      </w:del>
      <w:r w:rsidR="003A09B9">
        <w:t xml:space="preserve">a graphical user interface which gathers the user’s inputs and runs </w:t>
      </w:r>
      <w:r>
        <w:t xml:space="preserve">USEPA’s Variable Volume Water Model (VVWM). </w:t>
      </w:r>
      <w:r w:rsidR="00675758">
        <w:t xml:space="preserve">  Required inputs are the same as those for the VVWM, but the PSC graphical interface facilitates user interaction for the direct-application problem.  Post processing of the PSC is also relevant to the direct-application problem and includes the ability to analyze concentrations in comparison to target </w:t>
      </w:r>
      <w:r w:rsidR="00675758" w:rsidRPr="00675758">
        <w:rPr>
          <w:i/>
        </w:rPr>
        <w:t>concentrations of concern</w:t>
      </w:r>
      <w:r w:rsidR="00675758">
        <w:rPr>
          <w:i/>
        </w:rPr>
        <w:t xml:space="preserve"> (CoC)</w:t>
      </w:r>
      <w:r w:rsidR="00675758">
        <w:t>, including number of days above the CoC and number of consecutive days above the CoC.</w:t>
      </w:r>
    </w:p>
    <w:p w14:paraId="4CC7C4EA" w14:textId="77777777" w:rsidR="00CA5792" w:rsidRDefault="00CA5792">
      <w:r>
        <w:br w:type="page"/>
      </w:r>
    </w:p>
    <w:p w14:paraId="26DA2EE2" w14:textId="77777777" w:rsidR="00D45A0E" w:rsidRDefault="00EB34F1" w:rsidP="00EB34F1">
      <w:pPr>
        <w:pStyle w:val="Heading1"/>
      </w:pPr>
      <w:r>
        <w:lastRenderedPageBreak/>
        <w:t>Introduction</w:t>
      </w:r>
    </w:p>
    <w:p w14:paraId="48698826" w14:textId="278D4C77" w:rsidR="00595A76" w:rsidRDefault="00CA5792" w:rsidP="00595A76">
      <w:pPr>
        <w:pStyle w:val="NoSpacing"/>
        <w:ind w:firstLine="720"/>
        <w:rPr>
          <w:ins w:id="1" w:author="Young, Dirk" w:date="2018-07-31T14:01:00Z"/>
        </w:rPr>
      </w:pPr>
      <w:r>
        <w:t xml:space="preserve">The Point Source Calculator (PSC) </w:t>
      </w:r>
      <w:del w:id="2" w:author="Young, Dirk" w:date="2018-07-31T10:55:00Z">
        <w:r w:rsidDel="00770A2C">
          <w:delText xml:space="preserve">is </w:delText>
        </w:r>
      </w:del>
      <w:ins w:id="3" w:author="Young, Dirk" w:date="2018-07-31T10:55:00Z">
        <w:r w:rsidR="00770A2C">
          <w:t>is a tool for estimating</w:t>
        </w:r>
      </w:ins>
      <w:del w:id="4" w:author="Young, Dirk" w:date="2018-07-31T10:55:00Z">
        <w:r w:rsidDel="00770A2C">
          <w:delText>variation of the Variable Volume Water Model (VVWM) used by the USEPA Office of Pesticides for</w:delText>
        </w:r>
      </w:del>
      <w:r>
        <w:t xml:space="preserve"> chemical exposure in surface waters</w:t>
      </w:r>
      <w:ins w:id="5" w:author="Alie Muneer" w:date="2018-07-12T09:46:00Z">
        <w:r w:rsidR="00B82AB3">
          <w:t xml:space="preserve"> from point source discharge</w:t>
        </w:r>
      </w:ins>
      <w:ins w:id="6" w:author="Alie Muneer" w:date="2018-07-12T09:48:00Z">
        <w:r w:rsidR="0082464B">
          <w:t>(s)</w:t>
        </w:r>
      </w:ins>
      <w:r>
        <w:t>.</w:t>
      </w:r>
      <w:ins w:id="7" w:author="Young, Dirk" w:date="2018-07-31T14:02:00Z">
        <w:r w:rsidR="00595A76">
          <w:t xml:space="preserve"> </w:t>
        </w:r>
      </w:ins>
      <w:r>
        <w:t xml:space="preserve"> </w:t>
      </w:r>
      <w:ins w:id="8" w:author="Young, Dirk" w:date="2018-07-31T14:02:00Z">
        <w:r w:rsidR="00595A76">
          <w:t>The</w:t>
        </w:r>
      </w:ins>
      <w:ins w:id="9" w:author="Young, Dirk" w:date="2018-07-31T14:03:00Z">
        <w:r w:rsidR="00595A76">
          <w:t xml:space="preserve"> </w:t>
        </w:r>
      </w:ins>
      <w:ins w:id="10" w:author="Young, Dirk" w:date="2018-07-31T14:02:00Z">
        <w:r w:rsidR="00595A76">
          <w:t xml:space="preserve">PSC is a user interface that </w:t>
        </w:r>
      </w:ins>
      <w:ins w:id="11" w:author="Young, Dirk" w:date="2018-07-31T14:04:00Z">
        <w:r w:rsidR="00595A76">
          <w:t>processes input and output for</w:t>
        </w:r>
      </w:ins>
      <w:ins w:id="12" w:author="Young, Dirk" w:date="2018-07-31T14:03:00Z">
        <w:r w:rsidR="00595A76">
          <w:t xml:space="preserve"> the</w:t>
        </w:r>
      </w:ins>
      <w:ins w:id="13" w:author="Young, Dirk" w:date="2018-07-31T10:56:00Z">
        <w:r w:rsidR="00770A2C">
          <w:t xml:space="preserve"> </w:t>
        </w:r>
      </w:ins>
      <w:ins w:id="14" w:author="Young, Dirk" w:date="2018-07-31T10:55:00Z">
        <w:r w:rsidR="00770A2C">
          <w:t>Variable Volume Water Model</w:t>
        </w:r>
      </w:ins>
      <w:ins w:id="15" w:author="Young, Dirk" w:date="2018-07-31T10:56:00Z">
        <w:r w:rsidR="00770A2C">
          <w:t xml:space="preserve"> </w:t>
        </w:r>
      </w:ins>
      <w:ins w:id="16" w:author="Young, Dirk" w:date="2018-07-31T10:55:00Z">
        <w:r w:rsidR="00770A2C">
          <w:t>(</w:t>
        </w:r>
        <w:r w:rsidR="00595A76">
          <w:t>VVWM)</w:t>
        </w:r>
      </w:ins>
      <w:ins w:id="17" w:author="Young, Dirk" w:date="2018-07-31T14:04:00Z">
        <w:r w:rsidR="00595A76">
          <w:t xml:space="preserve">.  </w:t>
        </w:r>
      </w:ins>
      <w:ins w:id="18" w:author="Young, Dirk" w:date="2018-07-31T14:05:00Z">
        <w:r w:rsidR="00595A76">
          <w:t xml:space="preserve"> The VVWM is</w:t>
        </w:r>
      </w:ins>
      <w:ins w:id="19" w:author="Young, Dirk" w:date="2018-07-31T10:56:00Z">
        <w:r w:rsidR="00770A2C">
          <w:t xml:space="preserve"> </w:t>
        </w:r>
      </w:ins>
      <w:ins w:id="20" w:author="Young, Dirk" w:date="2018-07-31T10:55:00Z">
        <w:r w:rsidR="00770A2C">
          <w:t>used by the USEPA Office of Pesticides</w:t>
        </w:r>
      </w:ins>
      <w:ins w:id="21" w:author="Young, Dirk" w:date="2018-07-31T10:57:00Z">
        <w:r w:rsidR="00770A2C">
          <w:t xml:space="preserve"> for pesticide exposure estimates</w:t>
        </w:r>
      </w:ins>
      <w:ins w:id="22" w:author="Young, Dirk" w:date="2018-07-31T14:05:00Z">
        <w:r w:rsidR="00595A76">
          <w:t xml:space="preserve">, </w:t>
        </w:r>
      </w:ins>
      <w:ins w:id="23" w:author="Young, Dirk" w:date="2018-07-31T14:08:00Z">
        <w:r w:rsidR="00595A76">
          <w:t>ty</w:t>
        </w:r>
      </w:ins>
      <w:ins w:id="24" w:author="Young, Dirk" w:date="2018-07-31T14:05:00Z">
        <w:r w:rsidR="00595A76">
          <w:t>pically i</w:t>
        </w:r>
      </w:ins>
      <w:ins w:id="25" w:author="Young, Dirk" w:date="2018-07-31T14:06:00Z">
        <w:r w:rsidR="00595A76">
          <w:t xml:space="preserve">n </w:t>
        </w:r>
      </w:ins>
      <w:ins w:id="26" w:author="Young, Dirk" w:date="2018-07-31T14:08:00Z">
        <w:r w:rsidR="00595A76">
          <w:t>conjunction</w:t>
        </w:r>
      </w:ins>
      <w:ins w:id="27" w:author="Young, Dirk" w:date="2018-07-31T14:06:00Z">
        <w:r w:rsidR="00595A76">
          <w:t xml:space="preserve"> with user interfaces, namely the </w:t>
        </w:r>
      </w:ins>
      <w:del w:id="28" w:author="Young, Dirk" w:date="2018-07-31T14:01:00Z">
        <w:r w:rsidDel="00595A76">
          <w:delText xml:space="preserve"> </w:delText>
        </w:r>
      </w:del>
      <w:moveFromRangeStart w:id="29" w:author="Young, Dirk" w:date="2018-07-31T14:05:00Z" w:name="move520809260"/>
      <w:moveFrom w:id="30" w:author="Young, Dirk" w:date="2018-07-31T14:05:00Z">
        <w:del w:id="31" w:author="Young, Dirk" w:date="2018-07-31T14:05:00Z">
          <w:r w:rsidR="003A09B9" w:rsidDel="00595A76">
            <w:delText>Details of the VVWM are given in Appendix 1.</w:delText>
          </w:r>
        </w:del>
      </w:moveFrom>
      <w:moveFromRangeEnd w:id="29"/>
      <w:del w:id="32" w:author="Young, Dirk" w:date="2018-07-31T14:05:00Z">
        <w:r w:rsidDel="00595A76">
          <w:delText xml:space="preserve"> </w:delText>
        </w:r>
        <w:r w:rsidR="003A09B9" w:rsidDel="00595A76">
          <w:delText xml:space="preserve"> </w:delText>
        </w:r>
      </w:del>
      <w:del w:id="33" w:author="Young, Dirk" w:date="2018-07-31T14:01:00Z">
        <w:r w:rsidDel="00AF7ABC">
          <w:delText xml:space="preserve">The VVWM is the main model used by the USEPA Office of Pesticides to estimate pesticide concentrations in static and flowing water bodies.  </w:delText>
        </w:r>
      </w:del>
      <w:del w:id="34" w:author="Young, Dirk" w:date="2018-07-31T14:05:00Z">
        <w:r w:rsidR="003A09B9" w:rsidDel="00595A76">
          <w:delText xml:space="preserve">It </w:delText>
        </w:r>
        <w:r w:rsidDel="00595A76">
          <w:delText>is used for waterbody simulations in the</w:delText>
        </w:r>
      </w:del>
      <w:del w:id="35" w:author="Young, Dirk" w:date="2018-07-31T14:06:00Z">
        <w:r w:rsidDel="00595A76">
          <w:delText xml:space="preserve"> </w:delText>
        </w:r>
      </w:del>
      <w:r>
        <w:t>USEPA</w:t>
      </w:r>
      <w:r w:rsidR="003A09B9">
        <w:t xml:space="preserve"> </w:t>
      </w:r>
      <w:del w:id="36" w:author="Alie Muneer" w:date="2018-07-12T15:48:00Z">
        <w:r w:rsidR="003A09B9" w:rsidDel="001B52DC">
          <w:delText>Surface Water Concentration Calculator</w:delText>
        </w:r>
      </w:del>
      <w:ins w:id="37" w:author="Alie Muneer" w:date="2018-07-12T15:48:00Z">
        <w:r w:rsidR="001B52DC">
          <w:t>Pesticide Water Calculator</w:t>
        </w:r>
      </w:ins>
      <w:r w:rsidR="003A09B9">
        <w:t xml:space="preserve"> </w:t>
      </w:r>
      <w:ins w:id="38" w:author="Alie Muneer" w:date="2018-07-12T15:49:00Z">
        <w:r w:rsidR="001B52DC">
          <w:t>(</w:t>
        </w:r>
      </w:ins>
      <w:ins w:id="39" w:author="Alie Muneer" w:date="2018-07-12T15:50:00Z">
        <w:r w:rsidR="001B52DC">
          <w:t xml:space="preserve">PWC) </w:t>
        </w:r>
      </w:ins>
      <w:r w:rsidR="003A09B9">
        <w:t xml:space="preserve">(Fry </w:t>
      </w:r>
      <w:r>
        <w:t xml:space="preserve">and Young, </w:t>
      </w:r>
      <w:r w:rsidR="003A09B9">
        <w:t>2014)</w:t>
      </w:r>
      <w:del w:id="40" w:author="Young, Dirk" w:date="2018-07-31T14:07:00Z">
        <w:r w:rsidR="003A09B9" w:rsidDel="00595A76">
          <w:delText xml:space="preserve"> </w:delText>
        </w:r>
      </w:del>
      <w:ins w:id="41" w:author="Young, Dirk" w:date="2018-07-31T14:06:00Z">
        <w:r w:rsidR="00595A76">
          <w:t xml:space="preserve"> </w:t>
        </w:r>
      </w:ins>
      <w:r w:rsidR="003A09B9">
        <w:t>and the Pesticide in Flooded Applications Model</w:t>
      </w:r>
      <w:ins w:id="42" w:author="Alie Muneer" w:date="2018-07-19T08:11:00Z">
        <w:r w:rsidR="004B1645">
          <w:t xml:space="preserve"> (PFAM)</w:t>
        </w:r>
      </w:ins>
      <w:r w:rsidR="003A09B9">
        <w:t xml:space="preserve"> (Young, 2012</w:t>
      </w:r>
      <w:r>
        <w:t>,</w:t>
      </w:r>
      <w:r w:rsidR="003A09B9">
        <w:t xml:space="preserve"> 2013).</w:t>
      </w:r>
      <w:ins w:id="43" w:author="Young, Dirk" w:date="2018-07-31T14:10:00Z">
        <w:r w:rsidR="00595A76">
          <w:t xml:space="preserve"> </w:t>
        </w:r>
      </w:ins>
      <w:r w:rsidR="003A09B9">
        <w:t xml:space="preserve"> </w:t>
      </w:r>
      <w:moveToRangeStart w:id="44" w:author="Young, Dirk" w:date="2018-07-31T14:05:00Z" w:name="move520809260"/>
      <w:moveTo w:id="45" w:author="Young, Dirk" w:date="2018-07-31T14:05:00Z">
        <w:r w:rsidR="00595A76">
          <w:t>Details of the VVWM are given in Appendix 1.</w:t>
        </w:r>
      </w:moveTo>
      <w:moveToRangeEnd w:id="44"/>
    </w:p>
    <w:p w14:paraId="05A5A80F" w14:textId="6E318D69" w:rsidR="00826632" w:rsidRDefault="00826632" w:rsidP="00826632">
      <w:pPr>
        <w:pStyle w:val="NoSpacing"/>
        <w:ind w:firstLine="720"/>
        <w:rPr>
          <w:ins w:id="46" w:author="Young, Dirk" w:date="2018-07-31T14:16:00Z"/>
        </w:rPr>
      </w:pPr>
      <w:ins w:id="47" w:author="Young, Dirk" w:date="2018-07-31T14:13:00Z">
        <w:r>
          <w:t xml:space="preserve">The PSC is </w:t>
        </w:r>
      </w:ins>
      <w:ins w:id="48" w:author="Young, Dirk" w:date="2018-07-31T14:16:00Z">
        <w:r>
          <w:t>like</w:t>
        </w:r>
      </w:ins>
      <w:ins w:id="49" w:author="Young, Dirk" w:date="2018-07-31T14:13:00Z">
        <w:r>
          <w:t xml:space="preserve"> the PWC and PFAM in that </w:t>
        </w:r>
      </w:ins>
      <w:ins w:id="50" w:author="Young, Dirk" w:date="2018-07-31T14:14:00Z">
        <w:r>
          <w:t xml:space="preserve">it is </w:t>
        </w:r>
      </w:ins>
      <w:ins w:id="51" w:author="Young, Dirk" w:date="2018-07-31T14:13:00Z">
        <w:r>
          <w:t xml:space="preserve">a user-friendly interface that generates a VVWM input file, runs the VVWM, and processes the data. </w:t>
        </w:r>
      </w:ins>
      <w:ins w:id="52" w:author="Young, Dirk" w:date="2018-07-31T14:14:00Z">
        <w:r>
          <w:t xml:space="preserve"> </w:t>
        </w:r>
      </w:ins>
      <w:ins w:id="53" w:author="Young, Dirk" w:date="2018-07-31T14:01:00Z">
        <w:r w:rsidR="00595A76">
          <w:t>The PSC</w:t>
        </w:r>
      </w:ins>
      <w:ins w:id="54" w:author="Young, Dirk" w:date="2018-07-31T14:15:00Z">
        <w:r>
          <w:t xml:space="preserve">, however, is designed to meet </w:t>
        </w:r>
      </w:ins>
      <w:ins w:id="55" w:author="Young, Dirk" w:date="2018-07-31T14:17:00Z">
        <w:r>
          <w:t xml:space="preserve">the </w:t>
        </w:r>
      </w:ins>
      <w:ins w:id="56" w:author="Young, Dirk" w:date="2018-07-31T14:12:00Z">
        <w:r>
          <w:t>specific need of the Office of Pollution Prevention and Toxics (OPPT)</w:t>
        </w:r>
      </w:ins>
      <w:ins w:id="57" w:author="Young, Dirk" w:date="2018-07-31T14:17:00Z">
        <w:r>
          <w:t xml:space="preserve">, which </w:t>
        </w:r>
      </w:ins>
      <w:ins w:id="58" w:author="Young, Dirk" w:date="2018-07-31T14:16:00Z">
        <w:r>
          <w:t>is to assess chemicals that flow directly into a water body from point source discharges and to compare the modeled surface water chemical concentrations to levels of concern.</w:t>
        </w:r>
      </w:ins>
      <w:ins w:id="59" w:author="Young, Dirk" w:date="2018-07-31T14:18:00Z">
        <w:r>
          <w:t xml:space="preserve"> Thus, the </w:t>
        </w:r>
      </w:ins>
      <w:ins w:id="60" w:author="Young, Dirk" w:date="2018-07-31T14:19:00Z">
        <w:r>
          <w:t xml:space="preserve">PSC </w:t>
        </w:r>
      </w:ins>
      <w:ins w:id="61" w:author="Young, Dirk" w:date="2018-07-31T14:18:00Z">
        <w:r>
          <w:t xml:space="preserve">user interface </w:t>
        </w:r>
      </w:ins>
      <w:ins w:id="62" w:author="Young, Dirk" w:date="2018-07-31T14:19:00Z">
        <w:r>
          <w:t>and input and output requirement</w:t>
        </w:r>
      </w:ins>
      <w:ins w:id="63" w:author="Young, Dirk" w:date="2018-07-31T14:20:00Z">
        <w:r>
          <w:t>s are</w:t>
        </w:r>
      </w:ins>
      <w:ins w:id="64" w:author="Young, Dirk" w:date="2018-07-31T14:19:00Z">
        <w:r>
          <w:t xml:space="preserve"> </w:t>
        </w:r>
      </w:ins>
      <w:ins w:id="65" w:author="Young, Dirk" w:date="2018-07-31T14:18:00Z">
        <w:r>
          <w:t xml:space="preserve">different </w:t>
        </w:r>
      </w:ins>
      <w:ins w:id="66" w:author="Young, Dirk" w:date="2018-07-31T14:19:00Z">
        <w:r>
          <w:t xml:space="preserve">than </w:t>
        </w:r>
      </w:ins>
      <w:ins w:id="67" w:author="Young, Dirk" w:date="2018-07-31T14:20:00Z">
        <w:r>
          <w:t>for PWC or PFAM.</w:t>
        </w:r>
      </w:ins>
    </w:p>
    <w:p w14:paraId="1B4560D5" w14:textId="4CE974F0" w:rsidR="008E6C81" w:rsidDel="00826632" w:rsidRDefault="00D55BD7" w:rsidP="008E6C81">
      <w:pPr>
        <w:pStyle w:val="NoSpacing"/>
        <w:ind w:firstLine="720"/>
        <w:rPr>
          <w:del w:id="68" w:author="Young, Dirk" w:date="2018-07-31T14:17:00Z"/>
        </w:rPr>
      </w:pPr>
      <w:ins w:id="69" w:author="Alie Muneer" w:date="2018-07-12T10:03:00Z">
        <w:del w:id="70" w:author="Young, Dirk" w:date="2018-07-31T14:20:00Z">
          <w:r w:rsidDel="00826632">
            <w:delText xml:space="preserve">Although the </w:delText>
          </w:r>
        </w:del>
      </w:ins>
      <w:ins w:id="71" w:author="Alie Muneer" w:date="2018-07-12T10:09:00Z">
        <w:del w:id="72" w:author="Young, Dirk" w:date="2018-07-31T14:20:00Z">
          <w:r w:rsidDel="00826632">
            <w:delText xml:space="preserve">modeling framework within VVWM was </w:delText>
          </w:r>
        </w:del>
      </w:ins>
      <w:ins w:id="73" w:author="Alie Muneer" w:date="2018-07-12T10:13:00Z">
        <w:del w:id="74" w:author="Young, Dirk" w:date="2018-07-31T14:20:00Z">
          <w:r w:rsidR="006C1058" w:rsidDel="00826632">
            <w:delText>designed</w:delText>
          </w:r>
        </w:del>
      </w:ins>
      <w:ins w:id="75" w:author="Alie Muneer" w:date="2018-07-12T10:10:00Z">
        <w:del w:id="76" w:author="Young, Dirk" w:date="2018-07-31T14:20:00Z">
          <w:r w:rsidDel="00826632">
            <w:delText xml:space="preserve"> to calculate surface water chemical concentrations from point and nonpoint sources, </w:delText>
          </w:r>
        </w:del>
      </w:ins>
      <w:ins w:id="77" w:author="Alie Muneer" w:date="2018-07-12T15:49:00Z">
        <w:del w:id="78" w:author="Young, Dirk" w:date="2018-07-31T14:20:00Z">
          <w:r w:rsidR="001B52DC" w:rsidDel="00826632">
            <w:delText>the PWC user interface</w:delText>
          </w:r>
        </w:del>
      </w:ins>
      <w:ins w:id="79" w:author="Alie Muneer" w:date="2018-07-12T10:10:00Z">
        <w:del w:id="80" w:author="Young, Dirk" w:date="2018-07-31T14:20:00Z">
          <w:r w:rsidDel="00826632">
            <w:delText xml:space="preserve"> </w:delText>
          </w:r>
        </w:del>
      </w:ins>
      <w:ins w:id="81" w:author="Alie Muneer" w:date="2018-07-12T10:11:00Z">
        <w:del w:id="82" w:author="Young, Dirk" w:date="2018-07-31T14:20:00Z">
          <w:r w:rsidDel="00826632">
            <w:delText xml:space="preserve">only allows for nonpoint source data entry; </w:delText>
          </w:r>
        </w:del>
      </w:ins>
      <w:ins w:id="83" w:author="Alie Muneer" w:date="2018-07-12T15:50:00Z">
        <w:del w:id="84" w:author="Young, Dirk" w:date="2018-07-31T14:20:00Z">
          <w:r w:rsidR="00F157EC" w:rsidDel="00826632">
            <w:delText>thus</w:delText>
          </w:r>
        </w:del>
      </w:ins>
      <w:ins w:id="85" w:author="Alie Muneer" w:date="2018-07-12T15:51:00Z">
        <w:del w:id="86" w:author="Young, Dirk" w:date="2018-07-31T14:20:00Z">
          <w:r w:rsidR="00F157EC" w:rsidDel="00826632">
            <w:delText>,</w:delText>
          </w:r>
        </w:del>
      </w:ins>
      <w:ins w:id="87" w:author="Alie Muneer" w:date="2018-07-12T15:50:00Z">
        <w:del w:id="88" w:author="Young, Dirk" w:date="2018-07-31T14:20:00Z">
          <w:r w:rsidR="00F157EC" w:rsidDel="00826632">
            <w:delText xml:space="preserve"> PWC is a modeling</w:delText>
          </w:r>
        </w:del>
      </w:ins>
      <w:ins w:id="89" w:author="Alie Muneer" w:date="2018-07-12T10:11:00Z">
        <w:del w:id="90" w:author="Young, Dirk" w:date="2018-07-31T14:20:00Z">
          <w:r w:rsidDel="00826632">
            <w:delText xml:space="preserve"> tool used to calculat</w:delText>
          </w:r>
        </w:del>
      </w:ins>
      <w:ins w:id="91" w:author="Alie Muneer" w:date="2018-07-12T10:12:00Z">
        <w:del w:id="92" w:author="Young, Dirk" w:date="2018-07-31T14:20:00Z">
          <w:r w:rsidDel="00826632">
            <w:delText>e surface water chemical concentrations from nonpoint source runoff only.</w:delText>
          </w:r>
        </w:del>
      </w:ins>
      <w:ins w:id="93" w:author="Alie Muneer" w:date="2018-07-12T10:07:00Z">
        <w:del w:id="94" w:author="Young, Dirk" w:date="2018-07-31T14:20:00Z">
          <w:r w:rsidDel="00826632">
            <w:delText xml:space="preserve"> </w:delText>
          </w:r>
        </w:del>
      </w:ins>
      <w:del w:id="95" w:author="Young, Dirk" w:date="2018-07-31T14:13:00Z">
        <w:r w:rsidR="002F28FF" w:rsidDel="00826632">
          <w:delText xml:space="preserve"> </w:delText>
        </w:r>
        <w:r w:rsidR="003A09B9" w:rsidDel="00826632">
          <w:delText>The PSC is similar to the SWCC</w:delText>
        </w:r>
      </w:del>
      <w:ins w:id="96" w:author="Alie Muneer" w:date="2018-07-12T15:51:00Z">
        <w:del w:id="97" w:author="Young, Dirk" w:date="2018-07-31T14:13:00Z">
          <w:r w:rsidR="00914DA9" w:rsidDel="00826632">
            <w:delText>PWC</w:delText>
          </w:r>
        </w:del>
      </w:ins>
      <w:del w:id="98" w:author="Young, Dirk" w:date="2018-07-31T14:13:00Z">
        <w:r w:rsidR="003A09B9" w:rsidDel="00826632">
          <w:delText xml:space="preserve"> and PFAM in that employs a user</w:delText>
        </w:r>
      </w:del>
      <w:ins w:id="99" w:author="Alie Muneer" w:date="2018-07-12T09:46:00Z">
        <w:del w:id="100" w:author="Young, Dirk" w:date="2018-07-31T14:13:00Z">
          <w:r w:rsidR="00B82AB3" w:rsidDel="00826632">
            <w:delText>-</w:delText>
          </w:r>
        </w:del>
      </w:ins>
      <w:del w:id="101" w:author="Young, Dirk" w:date="2018-07-31T14:13:00Z">
        <w:r w:rsidR="003A09B9" w:rsidDel="00826632">
          <w:delText xml:space="preserve"> friendly interface that generates a VVWM input file, runs the VVWM, and processes the data. </w:delText>
        </w:r>
      </w:del>
      <w:del w:id="102" w:author="Young, Dirk" w:date="2018-07-31T14:17:00Z">
        <w:r w:rsidR="003A09B9" w:rsidDel="00826632">
          <w:delText xml:space="preserve"> </w:delText>
        </w:r>
        <w:r w:rsidR="002F28FF" w:rsidDel="00826632">
          <w:delText>The differences in PSC, SWCC</w:delText>
        </w:r>
      </w:del>
      <w:ins w:id="103" w:author="Alie Muneer" w:date="2018-07-12T15:51:00Z">
        <w:del w:id="104" w:author="Young, Dirk" w:date="2018-07-31T14:17:00Z">
          <w:r w:rsidR="00914DA9" w:rsidDel="00826632">
            <w:delText>PWC</w:delText>
          </w:r>
        </w:del>
      </w:ins>
      <w:del w:id="105" w:author="Young, Dirk" w:date="2018-07-31T14:17:00Z">
        <w:r w:rsidR="002F28FF" w:rsidDel="00826632">
          <w:delText>, and PFAM are essentially in the user interface</w:delText>
        </w:r>
      </w:del>
      <w:ins w:id="106" w:author="Alie Muneer" w:date="2018-07-12T09:51:00Z">
        <w:del w:id="107" w:author="Young, Dirk" w:date="2018-07-31T14:17:00Z">
          <w:r w:rsidR="00875C24" w:rsidDel="00826632">
            <w:delText>,</w:delText>
          </w:r>
        </w:del>
      </w:ins>
      <w:del w:id="108" w:author="Young, Dirk" w:date="2018-07-31T14:17:00Z">
        <w:r w:rsidR="002F28FF" w:rsidDel="00826632">
          <w:delText xml:space="preserve"> and in the post processing output</w:delText>
        </w:r>
      </w:del>
      <w:ins w:id="109" w:author="Alie Muneer" w:date="2018-07-12T09:51:00Z">
        <w:del w:id="110" w:author="Young, Dirk" w:date="2018-07-31T14:17:00Z">
          <w:r w:rsidR="00875C24" w:rsidDel="00826632">
            <w:delText xml:space="preserve"> and </w:delText>
          </w:r>
        </w:del>
      </w:ins>
      <w:ins w:id="111" w:author="Alie Muneer" w:date="2018-07-12T09:56:00Z">
        <w:del w:id="112" w:author="Young, Dirk" w:date="2018-07-31T14:17:00Z">
          <w:r w:rsidR="00153AD0" w:rsidDel="00826632">
            <w:delText>runoff source</w:delText>
          </w:r>
        </w:del>
      </w:ins>
      <w:del w:id="113" w:author="Young, Dirk" w:date="2018-07-31T14:17:00Z">
        <w:r w:rsidR="002F28FF" w:rsidDel="00826632">
          <w:delText>.</w:delText>
        </w:r>
        <w:r w:rsidR="00C03264" w:rsidDel="00826632">
          <w:delText xml:space="preserve"> </w:delText>
        </w:r>
      </w:del>
      <w:del w:id="114" w:author="Young, Dirk" w:date="2018-07-31T14:11:00Z">
        <w:r w:rsidR="003A09B9" w:rsidDel="00595A76">
          <w:delText xml:space="preserve"> In the case of the PSC, the user interface</w:delText>
        </w:r>
      </w:del>
      <w:ins w:id="115" w:author="Alie Muneer" w:date="2018-07-19T08:15:00Z">
        <w:del w:id="116" w:author="Young, Dirk" w:date="2018-07-31T14:11:00Z">
          <w:r w:rsidR="00B2674E" w:rsidDel="00595A76">
            <w:delText>,</w:delText>
          </w:r>
        </w:del>
      </w:ins>
      <w:ins w:id="117" w:author="Tobias, David" w:date="2018-07-18T16:46:00Z">
        <w:del w:id="118" w:author="Young, Dirk" w:date="2018-07-31T14:11:00Z">
          <w:r w:rsidR="002B32A0" w:rsidDel="00595A76">
            <w:delText xml:space="preserve"> </w:delText>
          </w:r>
        </w:del>
      </w:ins>
      <w:ins w:id="119" w:author="Alie Muneer" w:date="2018-07-19T08:15:00Z">
        <w:del w:id="120" w:author="Young, Dirk" w:date="2018-07-31T14:11:00Z">
          <w:r w:rsidR="00B2674E" w:rsidDel="00595A76">
            <w:delText xml:space="preserve">the </w:delText>
          </w:r>
        </w:del>
      </w:ins>
      <w:ins w:id="121" w:author="Alie Muneer" w:date="2018-07-12T10:14:00Z">
        <w:del w:id="122" w:author="Young, Dirk" w:date="2018-07-31T14:11:00Z">
          <w:r w:rsidR="00C078BC" w:rsidDel="00595A76">
            <w:delText>,</w:delText>
          </w:r>
        </w:del>
      </w:ins>
      <w:del w:id="123" w:author="Young, Dirk" w:date="2018-07-31T14:11:00Z">
        <w:r w:rsidR="003A09B9" w:rsidDel="00595A76">
          <w:delText xml:space="preserve"> and post processing</w:delText>
        </w:r>
      </w:del>
      <w:ins w:id="124" w:author="Alie Muneer" w:date="2018-07-12T10:14:00Z">
        <w:del w:id="125" w:author="Young, Dirk" w:date="2018-07-31T14:11:00Z">
          <w:r w:rsidR="00C078BC" w:rsidDel="00595A76">
            <w:delText xml:space="preserve"> </w:delText>
          </w:r>
        </w:del>
      </w:ins>
      <w:ins w:id="126" w:author="Alie Muneer" w:date="2018-07-19T08:15:00Z">
        <w:del w:id="127" w:author="Young, Dirk" w:date="2018-07-31T14:11:00Z">
          <w:r w:rsidR="00B2674E" w:rsidDel="00595A76">
            <w:delText xml:space="preserve">output </w:delText>
          </w:r>
        </w:del>
      </w:ins>
      <w:ins w:id="128" w:author="Alie Muneer" w:date="2018-07-12T10:14:00Z">
        <w:del w:id="129" w:author="Young, Dirk" w:date="2018-07-31T14:11:00Z">
          <w:r w:rsidR="00C078BC" w:rsidDel="00595A76">
            <w:delText>and runoff source</w:delText>
          </w:r>
        </w:del>
      </w:ins>
      <w:del w:id="130" w:author="Young, Dirk" w:date="2018-07-31T14:11:00Z">
        <w:r w:rsidR="003A09B9" w:rsidDel="00595A76">
          <w:delText xml:space="preserve"> are specific to the needs of the Office of Pollution Prevention and Toxics (OPPT).  OPPT’s need is to assess chemicals that flow directly into a water body </w:delText>
        </w:r>
      </w:del>
      <w:ins w:id="131" w:author="Alie Muneer" w:date="2018-07-12T09:48:00Z">
        <w:del w:id="132" w:author="Young, Dirk" w:date="2018-07-31T14:11:00Z">
          <w:r w:rsidR="00B82AB3" w:rsidDel="00595A76">
            <w:delText xml:space="preserve">from point source discharges </w:delText>
          </w:r>
        </w:del>
      </w:ins>
      <w:del w:id="133" w:author="Young, Dirk" w:date="2018-07-31T14:11:00Z">
        <w:r w:rsidR="003A09B9" w:rsidDel="00595A76">
          <w:delText xml:space="preserve">and to compare the </w:delText>
        </w:r>
      </w:del>
      <w:ins w:id="134" w:author="Alie Muneer" w:date="2018-07-12T09:59:00Z">
        <w:del w:id="135" w:author="Young, Dirk" w:date="2018-07-31T14:11:00Z">
          <w:r w:rsidR="00E61643" w:rsidDel="00595A76">
            <w:delText xml:space="preserve">modeled surface water </w:delText>
          </w:r>
        </w:del>
      </w:ins>
      <w:del w:id="136" w:author="Young, Dirk" w:date="2018-07-31T14:11:00Z">
        <w:r w:rsidR="003A09B9" w:rsidDel="00595A76">
          <w:delText xml:space="preserve">chemical concentrations to levels of concern. </w:delText>
        </w:r>
      </w:del>
    </w:p>
    <w:p w14:paraId="4FA07EDB" w14:textId="77777777" w:rsidR="002F28FF" w:rsidRDefault="00551DDB" w:rsidP="008E6C81">
      <w:pPr>
        <w:pStyle w:val="Heading1"/>
      </w:pPr>
      <w:r>
        <w:lastRenderedPageBreak/>
        <w:br/>
        <w:t>Conceptual Model</w:t>
      </w:r>
    </w:p>
    <w:p w14:paraId="5B2F693B" w14:textId="77777777" w:rsidR="00CA5792" w:rsidRDefault="005B3763" w:rsidP="00CA5792">
      <w:pPr>
        <w:pStyle w:val="NoSpacing"/>
        <w:ind w:firstLine="720"/>
      </w:pPr>
      <w:r>
        <w:rPr>
          <w:noProof/>
        </w:rPr>
        <mc:AlternateContent>
          <mc:Choice Requires="wpg">
            <w:drawing>
              <wp:anchor distT="0" distB="0" distL="114300" distR="114300" simplePos="0" relativeHeight="251701248" behindDoc="0" locked="0" layoutInCell="1" allowOverlap="0" wp14:anchorId="4831280C" wp14:editId="20DA304C">
                <wp:simplePos x="0" y="0"/>
                <wp:positionH relativeFrom="margin">
                  <wp:posOffset>1019175</wp:posOffset>
                </wp:positionH>
                <wp:positionV relativeFrom="paragraph">
                  <wp:posOffset>2125980</wp:posOffset>
                </wp:positionV>
                <wp:extent cx="4019550" cy="2876550"/>
                <wp:effectExtent l="0" t="0" r="0" b="0"/>
                <wp:wrapTopAndBottom/>
                <wp:docPr id="113" name="Group 113"/>
                <wp:cNvGraphicFramePr/>
                <a:graphic xmlns:a="http://schemas.openxmlformats.org/drawingml/2006/main">
                  <a:graphicData uri="http://schemas.microsoft.com/office/word/2010/wordprocessingGroup">
                    <wpg:wgp>
                      <wpg:cNvGrpSpPr/>
                      <wpg:grpSpPr>
                        <a:xfrm>
                          <a:off x="0" y="0"/>
                          <a:ext cx="4019550" cy="2876550"/>
                          <a:chOff x="0" y="0"/>
                          <a:chExt cx="5067300" cy="3673477"/>
                        </a:xfrm>
                      </wpg:grpSpPr>
                      <pic:pic xmlns:pic="http://schemas.openxmlformats.org/drawingml/2006/picture">
                        <pic:nvPicPr>
                          <pic:cNvPr id="112" name="Picture 112" descr="G:\PointSourceCalculatorSolution\Graphics\watershed\Slide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66675" y="0"/>
                            <a:ext cx="5000625" cy="3250565"/>
                          </a:xfrm>
                          <a:prstGeom prst="rect">
                            <a:avLst/>
                          </a:prstGeom>
                          <a:noFill/>
                          <a:ln>
                            <a:noFill/>
                          </a:ln>
                        </pic:spPr>
                      </pic:pic>
                      <wps:wsp>
                        <wps:cNvPr id="100" name="Text Box 100"/>
                        <wps:cNvSpPr txBox="1"/>
                        <wps:spPr>
                          <a:xfrm>
                            <a:off x="0" y="3363042"/>
                            <a:ext cx="5054000" cy="310435"/>
                          </a:xfrm>
                          <a:prstGeom prst="rect">
                            <a:avLst/>
                          </a:prstGeom>
                          <a:solidFill>
                            <a:prstClr val="white"/>
                          </a:solidFill>
                          <a:ln>
                            <a:noFill/>
                          </a:ln>
                          <a:effectLst/>
                        </wps:spPr>
                        <wps:txbx>
                          <w:txbxContent>
                            <w:p w14:paraId="489B4E32" w14:textId="77777777" w:rsidR="00770A2C" w:rsidRPr="004119E7" w:rsidRDefault="00770A2C" w:rsidP="00407A99">
                              <w:pPr>
                                <w:pStyle w:val="Caption"/>
                                <w:jc w:val="center"/>
                                <w:rPr>
                                  <w:noProof/>
                                </w:rPr>
                              </w:pPr>
                              <w:r w:rsidRPr="008E6C81">
                                <w:rPr>
                                  <w:b/>
                                </w:rPr>
                                <w:t xml:space="preserve">Figure 1. </w:t>
                              </w:r>
                              <w:r w:rsidRPr="004119E7">
                                <w:t>Depiction of the chemical processes in the Point Source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31280C" id="Group 113" o:spid="_x0000_s1026" style="position:absolute;left:0;text-align:left;margin-left:80.25pt;margin-top:167.4pt;width:316.5pt;height:226.5pt;z-index:251701248;mso-position-horizontal-relative:margin;mso-width-relative:margin;mso-height-relative:margin" coordsize="50673,367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7" type="#_x0000_t75" style="position:absolute;left:666;width:50007;height:3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">
                  <v:imagedata r:id="rId11" o:title="Slide3"/>
                </v:shape>
                <v:shapetype id="_x0000_t202" coordsize="21600,21600" o:spt="202" path="m,l,21600r21600,l21600,xe">
                  <v:stroke joinstyle="miter"/>
                  <v:path gradientshapeok="t" o:connecttype="rect"/>
                </v:shapetype>
                <v:shape id="Text Box 100" o:spid="_x0000_s1028" type="#_x0000_t202" style="position:absolute;top:33630;width:50540;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489B4E32" w14:textId="77777777" w:rsidR="00770A2C" w:rsidRPr="004119E7" w:rsidRDefault="00770A2C" w:rsidP="00407A99">
                        <w:pPr>
                          <w:pStyle w:val="Caption"/>
                          <w:jc w:val="center"/>
                          <w:rPr>
                            <w:noProof/>
                          </w:rPr>
                        </w:pPr>
                        <w:r w:rsidRPr="008E6C81">
                          <w:rPr>
                            <w:b/>
                          </w:rPr>
                          <w:t xml:space="preserve">Figure 1. </w:t>
                        </w:r>
                        <w:r w:rsidRPr="004119E7">
                          <w:t>Depiction of the chemical processes in the Point Source Calculator.</w:t>
                        </w:r>
                      </w:p>
                    </w:txbxContent>
                  </v:textbox>
                </v:shape>
                <w10:wrap type="topAndBottom" anchorx="margin"/>
              </v:group>
            </w:pict>
          </mc:Fallback>
        </mc:AlternateContent>
      </w:r>
      <w:r w:rsidR="00CA5792">
        <w:t xml:space="preserve">The conceptualization of the </w:t>
      </w:r>
      <w:r w:rsidR="001D589F">
        <w:t xml:space="preserve">processes in the </w:t>
      </w:r>
      <w:r w:rsidR="00CA5792">
        <w:t>PSC is given by Figure 1.  In this conceptualization, the VVWM is used to represent a segment of a water body which receives a direct application of a chemical.  The chemical immediately mixes with the water column of the segment. The water column is coupled to a sediment layer and chemical can move into the sediment by a first-order mass transfer process.  Chemical can degrade in the water column by user-supplied inputs of hydrolysis, photolysis, and general degradation.  Water column chemical can also volatilize according to chemical properties supplied by the user.  In the benthic region, the chemical can degrade by hydrolysis and a general benthic degradation rate as supplied by the user.  Partitioning to suspended sediment as well as benthic solids occurs according to input values for either an organic carbon portioning linear coefficient (K</w:t>
      </w:r>
      <w:r w:rsidR="00CA5792" w:rsidRPr="00551DDB">
        <w:rPr>
          <w:vertAlign w:val="subscript"/>
        </w:rPr>
        <w:t>oc</w:t>
      </w:r>
      <w:r w:rsidR="00CA5792">
        <w:t>) or a linear sorption coefficient (K</w:t>
      </w:r>
      <w:r w:rsidR="00CA5792" w:rsidRPr="00551DDB">
        <w:rPr>
          <w:vertAlign w:val="subscript"/>
        </w:rPr>
        <w:t>d</w:t>
      </w:r>
      <w:r w:rsidR="00CA5792">
        <w:t xml:space="preserve">).  </w:t>
      </w:r>
      <w:r w:rsidR="00492E8C">
        <w:t xml:space="preserve">A more detailed process description is given in the </w:t>
      </w:r>
      <w:r w:rsidR="00BD2695">
        <w:t>VVWM documentation in Appendix 1</w:t>
      </w:r>
      <w:r w:rsidR="00492E8C">
        <w:t>.</w:t>
      </w:r>
      <w:r w:rsidR="00036642">
        <w:rPr>
          <w:rStyle w:val="FootnoteReference"/>
        </w:rPr>
        <w:footnoteReference w:id="1"/>
      </w:r>
    </w:p>
    <w:p w14:paraId="44E4D5D3" w14:textId="77777777" w:rsidR="004119E7" w:rsidRDefault="009C6FAD" w:rsidP="00407A99">
      <w:pPr>
        <w:pStyle w:val="NoSpacing"/>
        <w:ind w:firstLine="720"/>
      </w:pPr>
      <w:r>
        <w:t xml:space="preserve">The </w:t>
      </w:r>
      <w:r w:rsidR="008E6C81">
        <w:t xml:space="preserve">waterbodies that can be modeled </w:t>
      </w:r>
      <w:r>
        <w:t>can be flowing water</w:t>
      </w:r>
      <w:r w:rsidR="008E6C81">
        <w:t xml:space="preserve"> such as a stream or river or can </w:t>
      </w:r>
      <w:r w:rsidR="00407A99">
        <w:t xml:space="preserve">be </w:t>
      </w:r>
      <w:r>
        <w:t>more static</w:t>
      </w:r>
      <w:r w:rsidR="008E6C81">
        <w:t xml:space="preserve"> such</w:t>
      </w:r>
      <w:r>
        <w:t xml:space="preserve"> as reservoir</w:t>
      </w:r>
      <w:r w:rsidR="008E6C81">
        <w:t>s</w:t>
      </w:r>
      <w:r>
        <w:t xml:space="preserve"> or lake</w:t>
      </w:r>
      <w:r w:rsidR="008E6C81">
        <w:t>s,</w:t>
      </w:r>
      <w:r>
        <w:t xml:space="preserve"> and </w:t>
      </w:r>
      <w:r w:rsidR="00407A99">
        <w:t xml:space="preserve">the waterbodies </w:t>
      </w:r>
      <w:r>
        <w:t>can be located anywhere within a waters</w:t>
      </w:r>
      <w:r w:rsidR="00407A99">
        <w:t xml:space="preserve">hed as in </w:t>
      </w:r>
      <w:r>
        <w:t xml:space="preserve">Figure </w:t>
      </w:r>
      <w:r w:rsidR="00407A99">
        <w:t>2</w:t>
      </w:r>
      <w:r>
        <w:t>.</w:t>
      </w:r>
      <w:r w:rsidR="00A867E3">
        <w:t xml:space="preserve">  </w:t>
      </w:r>
      <w:r w:rsidR="00407A99">
        <w:t>Figure 2 depicts waterbody segments</w:t>
      </w:r>
      <w:r w:rsidR="00A867E3">
        <w:t xml:space="preserve"> </w:t>
      </w:r>
      <w:r w:rsidR="00407A99">
        <w:t xml:space="preserve">high in the watershed as </w:t>
      </w:r>
      <w:r w:rsidR="00407A99">
        <w:lastRenderedPageBreak/>
        <w:t>for</w:t>
      </w:r>
      <w:r w:rsidR="00A867E3">
        <w:t xml:space="preserve"> a stream or low towards the exit as </w:t>
      </w:r>
      <w:r w:rsidR="00407A99">
        <w:t>for</w:t>
      </w:r>
      <w:r w:rsidR="00A867E3">
        <w:t xml:space="preserve"> a damned reservoir.  In all cases, the waterbody is modeled as a single segment (comprised of a water column and a benthic region)</w:t>
      </w:r>
      <w:r w:rsidR="00294208">
        <w:t xml:space="preserve">, with the appropriate segment being the one that receives the direct application of the chemical (Figure 3). </w:t>
      </w:r>
      <w:r w:rsidR="00A867E3">
        <w:t xml:space="preserve"> </w:t>
      </w:r>
      <w:r w:rsidR="00294208">
        <w:t xml:space="preserve">For a static or near-static water body the dimensions should be those of the actual water body averages.  </w:t>
      </w:r>
      <w:r w:rsidR="00A867E3">
        <w:t>For a flowing</w:t>
      </w:r>
      <w:r w:rsidR="00294208">
        <w:t xml:space="preserve"> waterbody the dimensions are the actual width and depth of the water body, while the length should be reflective of the dispersivity</w:t>
      </w:r>
      <w:r w:rsidR="00DC580A">
        <w:t xml:space="preserve"> (length should equal twice dispersivity) </w:t>
      </w:r>
      <w:r w:rsidR="00294208">
        <w:t xml:space="preserve">of the flowing body. </w:t>
      </w:r>
      <w:r w:rsidR="00DC580A">
        <w:t xml:space="preserve"> A good starting value for length </w:t>
      </w:r>
      <w:r w:rsidR="00407A99">
        <w:t xml:space="preserve">of a flowing waterbody </w:t>
      </w:r>
      <w:r w:rsidR="00DC580A">
        <w:t xml:space="preserve">may be around 30 meters as estimated from dispersivity data </w:t>
      </w:r>
      <w:r w:rsidR="00844189">
        <w:t xml:space="preserve">from U.S. rivers </w:t>
      </w:r>
      <w:r w:rsidR="00DC580A">
        <w:t xml:space="preserve">and streams </w:t>
      </w:r>
      <w:r w:rsidR="00844189">
        <w:t xml:space="preserve">(Fisher et al., </w:t>
      </w:r>
      <w:r w:rsidR="00DC580A">
        <w:t>1979).</w:t>
      </w:r>
    </w:p>
    <w:p w14:paraId="19EBCDE1" w14:textId="77777777" w:rsidR="00407A99" w:rsidRDefault="00407A99" w:rsidP="00407A99">
      <w:pPr>
        <w:pStyle w:val="NoSpacing"/>
        <w:ind w:firstLine="720"/>
      </w:pPr>
    </w:p>
    <w:p w14:paraId="0645FC7F" w14:textId="77777777" w:rsidR="00407A99" w:rsidRDefault="00407A99" w:rsidP="00407A99">
      <w:pPr>
        <w:pStyle w:val="NoSpacing"/>
        <w:ind w:firstLine="720"/>
      </w:pPr>
    </w:p>
    <w:p w14:paraId="45F439C0" w14:textId="77777777" w:rsidR="00407A99" w:rsidRDefault="005B3763" w:rsidP="00407A99">
      <w:pPr>
        <w:pStyle w:val="NoSpacing"/>
        <w:ind w:firstLine="720"/>
      </w:pPr>
      <w:r>
        <w:rPr>
          <w:noProof/>
        </w:rPr>
        <mc:AlternateContent>
          <mc:Choice Requires="wpg">
            <w:drawing>
              <wp:anchor distT="0" distB="0" distL="114300" distR="114300" simplePos="0" relativeHeight="251699200" behindDoc="0" locked="0" layoutInCell="1" allowOverlap="0" wp14:anchorId="6D7BA893" wp14:editId="3BFF0EDB">
                <wp:simplePos x="0" y="0"/>
                <wp:positionH relativeFrom="margin">
                  <wp:posOffset>219075</wp:posOffset>
                </wp:positionH>
                <wp:positionV relativeFrom="paragraph">
                  <wp:posOffset>289560</wp:posOffset>
                </wp:positionV>
                <wp:extent cx="5467350" cy="4638040"/>
                <wp:effectExtent l="0" t="0" r="0" b="0"/>
                <wp:wrapTopAndBottom/>
                <wp:docPr id="103" name="Group 103"/>
                <wp:cNvGraphicFramePr/>
                <a:graphic xmlns:a="http://schemas.openxmlformats.org/drawingml/2006/main">
                  <a:graphicData uri="http://schemas.microsoft.com/office/word/2010/wordprocessingGroup">
                    <wpg:wgp>
                      <wpg:cNvGrpSpPr/>
                      <wpg:grpSpPr>
                        <a:xfrm>
                          <a:off x="0" y="0"/>
                          <a:ext cx="5467350" cy="4638040"/>
                          <a:chOff x="0" y="0"/>
                          <a:chExt cx="4410710" cy="3810000"/>
                        </a:xfrm>
                      </wpg:grpSpPr>
                      <pic:pic xmlns:pic="http://schemas.openxmlformats.org/drawingml/2006/picture">
                        <pic:nvPicPr>
                          <pic:cNvPr id="63" name="Picture 63" descr="G:\PointSourceCalculatorSolution\Graphics\watershed2\Slide1.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710" cy="3314700"/>
                          </a:xfrm>
                          <a:prstGeom prst="rect">
                            <a:avLst/>
                          </a:prstGeom>
                          <a:noFill/>
                          <a:ln>
                            <a:noFill/>
                          </a:ln>
                        </pic:spPr>
                      </pic:pic>
                      <wps:wsp>
                        <wps:cNvPr id="102" name="Text Box 102"/>
                        <wps:cNvSpPr txBox="1"/>
                        <wps:spPr>
                          <a:xfrm>
                            <a:off x="0" y="3371850"/>
                            <a:ext cx="4410710" cy="438150"/>
                          </a:xfrm>
                          <a:prstGeom prst="rect">
                            <a:avLst/>
                          </a:prstGeom>
                          <a:solidFill>
                            <a:prstClr val="white"/>
                          </a:solidFill>
                          <a:ln>
                            <a:noFill/>
                          </a:ln>
                          <a:effectLst/>
                        </wps:spPr>
                        <wps:txbx>
                          <w:txbxContent>
                            <w:p w14:paraId="5174C024" w14:textId="77777777" w:rsidR="00770A2C" w:rsidRPr="00C63913" w:rsidRDefault="00770A2C" w:rsidP="00407A99">
                              <w:pPr>
                                <w:pStyle w:val="NoSpacing"/>
                                <w:keepNext/>
                                <w:keepLines/>
                                <w:rPr>
                                  <w:sz w:val="20"/>
                                  <w:szCs w:val="20"/>
                                </w:rPr>
                              </w:pPr>
                              <w:r w:rsidRPr="00A867E3">
                                <w:rPr>
                                  <w:b/>
                                  <w:sz w:val="20"/>
                                  <w:szCs w:val="20"/>
                                </w:rPr>
                                <w:t xml:space="preserve">Figure 2. </w:t>
                              </w:r>
                              <w:r w:rsidRPr="00A867E3">
                                <w:rPr>
                                  <w:sz w:val="20"/>
                                  <w:szCs w:val="20"/>
                                </w:rPr>
                                <w:t>Conceptualization of some possible locations of the Pont Source Calculator water body. Waterbodies could be stream segments high in the watershed or large reservoirs at the watershed exit.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7BA893" id="Group 103" o:spid="_x0000_s1029" style="position:absolute;left:0;text-align:left;margin-left:17.25pt;margin-top:22.8pt;width:430.5pt;height:365.2pt;z-index:251699200;mso-position-horizontal-relative:margin;mso-width-relative:margin;mso-height-relative:margin" coordsize="44107,38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" o:allowoverlap="f">
                <v:shape id="Picture 63" o:spid="_x0000_s1030" type="#_x0000_t75" style="position:absolute;width:44107;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">
                  <v:imagedata r:id="rId13" o:title="Slide1"/>
                </v:shape>
                <v:shape id="Text Box 102" o:spid="_x0000_s1031" type="#_x0000_t202" style="position:absolute;top:33718;width:44107;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" stroked="f">
                  <v:textbox inset="0,0,0,0">
                    <w:txbxContent>
                      <w:p w14:paraId="5174C024" w14:textId="77777777" w:rsidR="00770A2C" w:rsidRPr="00C63913" w:rsidRDefault="00770A2C" w:rsidP="00407A99">
                        <w:pPr>
                          <w:pStyle w:val="NoSpacing"/>
                          <w:keepNext/>
                          <w:keepLines/>
                          <w:rPr>
                            <w:sz w:val="20"/>
                            <w:szCs w:val="20"/>
                          </w:rPr>
                        </w:pPr>
                        <w:r w:rsidRPr="00A867E3">
                          <w:rPr>
                            <w:b/>
                            <w:sz w:val="20"/>
                            <w:szCs w:val="20"/>
                          </w:rPr>
                          <w:t xml:space="preserve">Figure 2. </w:t>
                        </w:r>
                        <w:r w:rsidRPr="00A867E3">
                          <w:rPr>
                            <w:sz w:val="20"/>
                            <w:szCs w:val="20"/>
                          </w:rPr>
                          <w:t>Conceptualization of some possible locations of the Pont Source Calculator water body. Waterbodies could be stream segments high in the watershed or large reservoirs at the watershed exit.</w:t>
                        </w:r>
                      </w:p>
                    </w:txbxContent>
                  </v:textbox>
                </v:shape>
                <w10:wrap type="topAndBottom" anchorx="margin"/>
              </v:group>
            </w:pict>
          </mc:Fallback>
        </mc:AlternateContent>
      </w:r>
    </w:p>
    <w:p w14:paraId="45585BA2" w14:textId="77777777" w:rsidR="00407A99" w:rsidRDefault="00407A99" w:rsidP="00407A99">
      <w:pPr>
        <w:pStyle w:val="NoSpacing"/>
        <w:ind w:firstLine="720"/>
      </w:pPr>
    </w:p>
    <w:p w14:paraId="69C02A5E" w14:textId="77777777" w:rsidR="00407A99" w:rsidRDefault="00407A99" w:rsidP="00407A99">
      <w:pPr>
        <w:pStyle w:val="NoSpacing"/>
        <w:ind w:firstLine="720"/>
      </w:pPr>
    </w:p>
    <w:p w14:paraId="0C265429" w14:textId="77777777" w:rsidR="00407A99" w:rsidRDefault="00407A99" w:rsidP="0045189E">
      <w:pPr>
        <w:pStyle w:val="NoSpacing"/>
      </w:pPr>
    </w:p>
    <w:p w14:paraId="35774D9C" w14:textId="77777777" w:rsidR="00407A99" w:rsidRDefault="00407A99" w:rsidP="00407A99">
      <w:pPr>
        <w:pStyle w:val="NoSpacing"/>
        <w:ind w:firstLine="720"/>
      </w:pPr>
    </w:p>
    <w:p w14:paraId="3CE933A9" w14:textId="77777777" w:rsidR="005B3763" w:rsidRDefault="005B3763" w:rsidP="00407A99">
      <w:pPr>
        <w:pStyle w:val="NoSpacing"/>
        <w:ind w:firstLine="720"/>
      </w:pPr>
      <w:r>
        <w:rPr>
          <w:b/>
          <w:noProof/>
        </w:rPr>
        <w:lastRenderedPageBreak/>
        <mc:AlternateContent>
          <mc:Choice Requires="wpg">
            <w:drawing>
              <wp:anchor distT="0" distB="0" distL="114300" distR="114300" simplePos="0" relativeHeight="251722752" behindDoc="0" locked="0" layoutInCell="1" allowOverlap="0" wp14:anchorId="42E9C059" wp14:editId="1C84F98A">
                <wp:simplePos x="0" y="0"/>
                <wp:positionH relativeFrom="margin">
                  <wp:posOffset>314325</wp:posOffset>
                </wp:positionH>
                <wp:positionV relativeFrom="paragraph">
                  <wp:posOffset>158115</wp:posOffset>
                </wp:positionV>
                <wp:extent cx="5239385" cy="4629150"/>
                <wp:effectExtent l="0" t="0" r="0" b="0"/>
                <wp:wrapTopAndBottom/>
                <wp:docPr id="105" name="Group 105"/>
                <wp:cNvGraphicFramePr/>
                <a:graphic xmlns:a="http://schemas.openxmlformats.org/drawingml/2006/main">
                  <a:graphicData uri="http://schemas.microsoft.com/office/word/2010/wordprocessingGroup">
                    <wpg:wgp>
                      <wpg:cNvGrpSpPr/>
                      <wpg:grpSpPr>
                        <a:xfrm>
                          <a:off x="0" y="0"/>
                          <a:ext cx="5239385" cy="4629150"/>
                          <a:chOff x="0" y="0"/>
                          <a:chExt cx="4552950" cy="3771900"/>
                        </a:xfrm>
                      </wpg:grpSpPr>
                      <pic:pic xmlns:pic="http://schemas.openxmlformats.org/drawingml/2006/picture">
                        <pic:nvPicPr>
                          <pic:cNvPr id="98" name="Picture 98" descr="G:\PointSourceCalculatorSolution\Graphics\watershed2\Slide2.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3414395"/>
                          </a:xfrm>
                          <a:prstGeom prst="rect">
                            <a:avLst/>
                          </a:prstGeom>
                          <a:noFill/>
                          <a:ln>
                            <a:noFill/>
                          </a:ln>
                        </pic:spPr>
                      </pic:pic>
                      <wps:wsp>
                        <wps:cNvPr id="104" name="Text Box 104"/>
                        <wps:cNvSpPr txBox="1"/>
                        <wps:spPr>
                          <a:xfrm>
                            <a:off x="0" y="3476625"/>
                            <a:ext cx="4552950" cy="295275"/>
                          </a:xfrm>
                          <a:prstGeom prst="rect">
                            <a:avLst/>
                          </a:prstGeom>
                          <a:solidFill>
                            <a:prstClr val="white"/>
                          </a:solidFill>
                          <a:ln>
                            <a:noFill/>
                          </a:ln>
                          <a:effectLst/>
                        </wps:spPr>
                        <wps:txbx>
                          <w:txbxContent>
                            <w:p w14:paraId="0C978D3C" w14:textId="77777777" w:rsidR="00770A2C" w:rsidRPr="00551DDB" w:rsidRDefault="00770A2C" w:rsidP="005B3763">
                              <w:pPr>
                                <w:pStyle w:val="Caption"/>
                                <w:keepNext/>
                                <w:keepLines/>
                                <w:rPr>
                                  <w:noProof/>
                                  <w:sz w:val="24"/>
                                </w:rPr>
                              </w:pPr>
                              <w:r>
                                <w:t xml:space="preserve">Figure 3. </w:t>
                              </w:r>
                              <w:r w:rsidRPr="00551DDB">
                                <w:rPr>
                                  <w:b/>
                                </w:rPr>
                                <w:t xml:space="preserve"> </w:t>
                              </w:r>
                              <w:r>
                                <w:t>Depiction of the relevant segment of a flowing water addressed by the Point Source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9C059" id="Group 105" o:spid="_x0000_s1032" style="position:absolute;left:0;text-align:left;margin-left:24.75pt;margin-top:12.45pt;width:412.55pt;height:364.5pt;z-index:251722752;mso-position-horizontal-relative:margin;mso-width-relative:margin;mso-height-relative:margin" coordsize="45529,37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" o:allowoverlap="f">
                <v:shape id="Picture 98" o:spid="_x0000_s1033" type="#_x0000_t75" style="position:absolute;width:45529;height:3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">
                  <v:imagedata r:id="rId15" o:title="Slide2"/>
                </v:shape>
                <v:shape id="Text Box 104" o:spid="_x0000_s1034" type="#_x0000_t202" style="position:absolute;top:34766;width:455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AIwwAAANwAAAAPAAAAZHJzL2Rvd25yZXYueG1sRE9La8JA&#10;EL4L/Q/LFHqRumko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DlywCMMAAADcAAAADwAA&#10;AAAAAAAAAAAAAAAHAgAAZHJzL2Rvd25yZXYueG1sUEsFBgAAAAADAAMAtwAAAPcCAAAAAA==&#10;" stroked="f">
                  <v:textbox inset="0,0,0,0">
                    <w:txbxContent>
                      <w:p w14:paraId="0C978D3C" w14:textId="77777777" w:rsidR="00770A2C" w:rsidRPr="00551DDB" w:rsidRDefault="00770A2C" w:rsidP="005B3763">
                        <w:pPr>
                          <w:pStyle w:val="Caption"/>
                          <w:keepNext/>
                          <w:keepLines/>
                          <w:rPr>
                            <w:noProof/>
                            <w:sz w:val="24"/>
                          </w:rPr>
                        </w:pPr>
                        <w:r>
                          <w:t xml:space="preserve">Figure 3. </w:t>
                        </w:r>
                        <w:r w:rsidRPr="00551DDB">
                          <w:rPr>
                            <w:b/>
                          </w:rPr>
                          <w:t xml:space="preserve"> </w:t>
                        </w:r>
                        <w:r>
                          <w:t>Depiction of the relevant segment of a flowing water addressed by the Point Source Calculator.</w:t>
                        </w:r>
                      </w:p>
                    </w:txbxContent>
                  </v:textbox>
                </v:shape>
                <w10:wrap type="topAndBottom" anchorx="margin"/>
              </v:group>
            </w:pict>
          </mc:Fallback>
        </mc:AlternateContent>
      </w:r>
    </w:p>
    <w:p w14:paraId="596FBA00" w14:textId="77777777" w:rsidR="005B3763" w:rsidRDefault="005B3763" w:rsidP="00407A99">
      <w:pPr>
        <w:pStyle w:val="NoSpacing"/>
        <w:ind w:firstLine="720"/>
      </w:pPr>
    </w:p>
    <w:p w14:paraId="2E3F8983" w14:textId="77777777" w:rsidR="005B3763" w:rsidRDefault="005B3763" w:rsidP="00407A99">
      <w:pPr>
        <w:pStyle w:val="NoSpacing"/>
        <w:ind w:firstLine="720"/>
      </w:pPr>
    </w:p>
    <w:p w14:paraId="568B3590" w14:textId="77777777" w:rsidR="005B3763" w:rsidRDefault="005B3763" w:rsidP="00407A99">
      <w:pPr>
        <w:pStyle w:val="NoSpacing"/>
        <w:ind w:firstLine="720"/>
      </w:pPr>
    </w:p>
    <w:p w14:paraId="3592C063" w14:textId="77777777" w:rsidR="005B3763" w:rsidRDefault="005B3763" w:rsidP="00407A99">
      <w:pPr>
        <w:pStyle w:val="NoSpacing"/>
        <w:ind w:firstLine="720"/>
      </w:pPr>
    </w:p>
    <w:p w14:paraId="59EB5F18" w14:textId="77777777" w:rsidR="005B3763" w:rsidRDefault="005B3763" w:rsidP="00407A99">
      <w:pPr>
        <w:pStyle w:val="NoSpacing"/>
        <w:ind w:firstLine="720"/>
      </w:pPr>
    </w:p>
    <w:p w14:paraId="35AC0059" w14:textId="77777777" w:rsidR="005B3763" w:rsidRDefault="005B3763" w:rsidP="00407A99">
      <w:pPr>
        <w:pStyle w:val="NoSpacing"/>
        <w:ind w:firstLine="720"/>
      </w:pPr>
    </w:p>
    <w:p w14:paraId="22962E00" w14:textId="77777777" w:rsidR="005B3763" w:rsidRDefault="005B3763" w:rsidP="00407A99">
      <w:pPr>
        <w:pStyle w:val="NoSpacing"/>
        <w:ind w:firstLine="720"/>
      </w:pPr>
    </w:p>
    <w:p w14:paraId="766F7D67" w14:textId="77777777" w:rsidR="004119E7" w:rsidRDefault="004119E7" w:rsidP="004119E7">
      <w:pPr>
        <w:pStyle w:val="NoSpacing"/>
        <w:ind w:firstLine="720"/>
      </w:pPr>
      <w:r>
        <w:t xml:space="preserve">Mass inputs into the segment are specified by the user in a variety of ways.  Users can specify that chemical mass input occurs according to an on-off schedule, according to a time series file, or as input from a PRZM5 file (Young and Fry, 2014).  Users input the appropriate values accordingly as shown in Figure </w:t>
      </w:r>
      <w:r w:rsidR="00407A99">
        <w:t xml:space="preserve">4 which shows the first tab </w:t>
      </w:r>
      <w:r w:rsidR="0045189E">
        <w:t>of the</w:t>
      </w:r>
      <w:r w:rsidR="00407A99">
        <w:t xml:space="preserve"> PSC user interface</w:t>
      </w:r>
      <w:r>
        <w:t>.</w:t>
      </w:r>
      <w:r w:rsidR="0045189E">
        <w:t xml:space="preserve">  Description of waterbodies are shown in Figure 5, which is the Scenario tab of the PSC.    Details of the various inputs can be found in Appendix 2.</w:t>
      </w:r>
    </w:p>
    <w:p w14:paraId="2E2ADC98" w14:textId="77777777" w:rsidR="009C6FAD" w:rsidRDefault="009C6FAD" w:rsidP="00CA5792">
      <w:pPr>
        <w:pStyle w:val="NoSpacing"/>
        <w:ind w:firstLine="720"/>
      </w:pPr>
    </w:p>
    <w:p w14:paraId="3D5D7694" w14:textId="77777777" w:rsidR="009C6FAD" w:rsidRDefault="009C6FAD" w:rsidP="00CA5792">
      <w:pPr>
        <w:pStyle w:val="NoSpacing"/>
        <w:ind w:firstLine="720"/>
      </w:pPr>
    </w:p>
    <w:p w14:paraId="459AF0EB" w14:textId="77777777" w:rsidR="005B3763" w:rsidRDefault="005B3763" w:rsidP="00CA5792">
      <w:pPr>
        <w:pStyle w:val="NoSpacing"/>
        <w:ind w:firstLine="720"/>
      </w:pPr>
    </w:p>
    <w:p w14:paraId="64194973" w14:textId="77777777" w:rsidR="005B3763" w:rsidRDefault="005B3763" w:rsidP="00CA5792">
      <w:pPr>
        <w:pStyle w:val="NoSpacing"/>
        <w:ind w:firstLine="720"/>
      </w:pPr>
    </w:p>
    <w:p w14:paraId="3923B810" w14:textId="77777777" w:rsidR="005B3763" w:rsidRDefault="005B3763" w:rsidP="00CA5792">
      <w:pPr>
        <w:pStyle w:val="NoSpacing"/>
        <w:ind w:firstLine="720"/>
      </w:pPr>
    </w:p>
    <w:p w14:paraId="2A591E3F" w14:textId="77777777" w:rsidR="005B3763" w:rsidRDefault="005B3763" w:rsidP="00CA5792">
      <w:pPr>
        <w:pStyle w:val="NoSpacing"/>
        <w:ind w:firstLine="720"/>
      </w:pPr>
      <w:r w:rsidRPr="004119E7">
        <w:rPr>
          <w:noProof/>
        </w:rPr>
        <w:lastRenderedPageBreak/>
        <mc:AlternateContent>
          <mc:Choice Requires="wpg">
            <w:drawing>
              <wp:anchor distT="0" distB="0" distL="114300" distR="114300" simplePos="0" relativeHeight="251695104" behindDoc="0" locked="0" layoutInCell="1" allowOverlap="0" wp14:anchorId="3465E97E" wp14:editId="44BB4FC1">
                <wp:simplePos x="0" y="0"/>
                <wp:positionH relativeFrom="margin">
                  <wp:posOffset>685165</wp:posOffset>
                </wp:positionH>
                <wp:positionV relativeFrom="paragraph">
                  <wp:posOffset>247650</wp:posOffset>
                </wp:positionV>
                <wp:extent cx="4391025" cy="5570220"/>
                <wp:effectExtent l="0" t="0" r="9525" b="0"/>
                <wp:wrapTopAndBottom/>
                <wp:docPr id="107" name="Group 107"/>
                <wp:cNvGraphicFramePr/>
                <a:graphic xmlns:a="http://schemas.openxmlformats.org/drawingml/2006/main">
                  <a:graphicData uri="http://schemas.microsoft.com/office/word/2010/wordprocessingGroup">
                    <wpg:wgp>
                      <wpg:cNvGrpSpPr/>
                      <wpg:grpSpPr>
                        <a:xfrm>
                          <a:off x="0" y="0"/>
                          <a:ext cx="4391025" cy="5570220"/>
                          <a:chOff x="0" y="0"/>
                          <a:chExt cx="3819525" cy="5248275"/>
                        </a:xfrm>
                      </wpg:grpSpPr>
                      <pic:pic xmlns:pic="http://schemas.openxmlformats.org/drawingml/2006/picture">
                        <pic:nvPicPr>
                          <pic:cNvPr id="1" name="Picture 1"/>
                          <pic:cNvPicPr>
                            <a:picLocks noChangeAspect="1"/>
                          </pic:cNvPicPr>
                        </pic:nvPicPr>
                        <pic:blipFill>
                          <a:blip r:embed="rId16"/>
                          <a:stretch>
                            <a:fillRect/>
                          </a:stretch>
                        </pic:blipFill>
                        <pic:spPr>
                          <a:xfrm>
                            <a:off x="0" y="0"/>
                            <a:ext cx="3819525" cy="4767580"/>
                          </a:xfrm>
                          <a:prstGeom prst="rect">
                            <a:avLst/>
                          </a:prstGeom>
                        </pic:spPr>
                      </pic:pic>
                      <wps:wsp>
                        <wps:cNvPr id="106" name="Text Box 106"/>
                        <wps:cNvSpPr txBox="1"/>
                        <wps:spPr>
                          <a:xfrm>
                            <a:off x="0" y="4829175"/>
                            <a:ext cx="3819525" cy="419100"/>
                          </a:xfrm>
                          <a:prstGeom prst="rect">
                            <a:avLst/>
                          </a:prstGeom>
                          <a:solidFill>
                            <a:prstClr val="white"/>
                          </a:solidFill>
                          <a:ln>
                            <a:noFill/>
                          </a:ln>
                          <a:effectLst/>
                        </wps:spPr>
                        <wps:txbx>
                          <w:txbxContent>
                            <w:p w14:paraId="261E3108" w14:textId="77777777" w:rsidR="00770A2C" w:rsidRPr="00894C01" w:rsidRDefault="00770A2C" w:rsidP="004119E7">
                              <w:pPr>
                                <w:pStyle w:val="Caption"/>
                                <w:rPr>
                                  <w:noProof/>
                                  <w:sz w:val="24"/>
                                </w:rPr>
                              </w:pPr>
                              <w:r w:rsidRPr="0068252D">
                                <w:rPr>
                                  <w:b/>
                                </w:rPr>
                                <w:t>Figure 4.</w:t>
                              </w:r>
                              <w:r>
                                <w:t xml:space="preserve"> Point Source Calculator inputs for chemical properties and mass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65E97E" id="Group 107" o:spid="_x0000_s1035" style="position:absolute;left:0;text-align:left;margin-left:53.95pt;margin-top:19.5pt;width:345.75pt;height:438.6pt;z-index:251695104;mso-position-horizontal-relative:margin;mso-width-relative:margin;mso-height-relative:margin" coordsize="38195,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" o:allowoverlap="f">
                <v:shape id="Picture 1" o:spid="_x0000_s1036" type="#_x0000_t75" style="position:absolute;width:38195;height:47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">
                  <v:imagedata r:id="rId17" o:title=""/>
                </v:shape>
                <v:shape id="Text Box 106" o:spid="_x0000_s1037" type="#_x0000_t202" style="position:absolute;top:48291;width:3819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" stroked="f">
                  <v:textbox inset="0,0,0,0">
                    <w:txbxContent>
                      <w:p w14:paraId="261E3108" w14:textId="77777777" w:rsidR="00770A2C" w:rsidRPr="00894C01" w:rsidRDefault="00770A2C" w:rsidP="004119E7">
                        <w:pPr>
                          <w:pStyle w:val="Caption"/>
                          <w:rPr>
                            <w:noProof/>
                            <w:sz w:val="24"/>
                          </w:rPr>
                        </w:pPr>
                        <w:r w:rsidRPr="0068252D">
                          <w:rPr>
                            <w:b/>
                          </w:rPr>
                          <w:t>Figure 4.</w:t>
                        </w:r>
                        <w:r>
                          <w:t xml:space="preserve"> Point Source Calculator inputs for chemical properties and mass inputs.</w:t>
                        </w:r>
                      </w:p>
                    </w:txbxContent>
                  </v:textbox>
                </v:shape>
                <w10:wrap type="topAndBottom" anchorx="margin"/>
              </v:group>
            </w:pict>
          </mc:Fallback>
        </mc:AlternateContent>
      </w:r>
    </w:p>
    <w:p w14:paraId="37EA27F6" w14:textId="77777777" w:rsidR="005B3763" w:rsidRDefault="005B3763" w:rsidP="00CA5792">
      <w:pPr>
        <w:pStyle w:val="NoSpacing"/>
        <w:ind w:firstLine="720"/>
      </w:pPr>
    </w:p>
    <w:p w14:paraId="2D0BD060" w14:textId="77777777" w:rsidR="005B3763" w:rsidRDefault="005B3763" w:rsidP="00CA5792">
      <w:pPr>
        <w:pStyle w:val="NoSpacing"/>
        <w:ind w:firstLine="720"/>
      </w:pPr>
    </w:p>
    <w:p w14:paraId="3945BBB5" w14:textId="77777777" w:rsidR="005B3763" w:rsidRDefault="005B3763" w:rsidP="00CA5792">
      <w:pPr>
        <w:pStyle w:val="NoSpacing"/>
        <w:ind w:firstLine="720"/>
      </w:pPr>
    </w:p>
    <w:p w14:paraId="433ED782" w14:textId="77777777" w:rsidR="005B3763" w:rsidRDefault="005B3763" w:rsidP="00CA5792">
      <w:pPr>
        <w:pStyle w:val="NoSpacing"/>
        <w:ind w:firstLine="720"/>
      </w:pPr>
    </w:p>
    <w:p w14:paraId="5CDE7E60" w14:textId="77777777" w:rsidR="005B3763" w:rsidRDefault="005B3763" w:rsidP="00CA5792">
      <w:pPr>
        <w:pStyle w:val="NoSpacing"/>
        <w:ind w:firstLine="720"/>
      </w:pPr>
    </w:p>
    <w:p w14:paraId="5EA31525" w14:textId="77777777" w:rsidR="005B3763" w:rsidRDefault="005B3763" w:rsidP="00CA5792">
      <w:pPr>
        <w:pStyle w:val="NoSpacing"/>
        <w:ind w:firstLine="720"/>
      </w:pPr>
    </w:p>
    <w:p w14:paraId="316F1857" w14:textId="77777777" w:rsidR="005B3763" w:rsidRDefault="005B3763" w:rsidP="00CA5792">
      <w:pPr>
        <w:pStyle w:val="NoSpacing"/>
        <w:ind w:firstLine="720"/>
      </w:pPr>
    </w:p>
    <w:p w14:paraId="0E058AAA" w14:textId="77777777" w:rsidR="005B3763" w:rsidRDefault="005B3763" w:rsidP="00CA5792">
      <w:pPr>
        <w:pStyle w:val="NoSpacing"/>
        <w:ind w:firstLine="720"/>
      </w:pPr>
    </w:p>
    <w:p w14:paraId="05A5530F" w14:textId="77777777" w:rsidR="005B3763" w:rsidRDefault="005B3763" w:rsidP="00CA5792">
      <w:pPr>
        <w:pStyle w:val="NoSpacing"/>
        <w:ind w:firstLine="720"/>
      </w:pPr>
    </w:p>
    <w:p w14:paraId="32701BE0" w14:textId="77777777" w:rsidR="005B3763" w:rsidRDefault="005B3763" w:rsidP="00CA5792">
      <w:pPr>
        <w:pStyle w:val="NoSpacing"/>
        <w:ind w:firstLine="720"/>
      </w:pPr>
    </w:p>
    <w:p w14:paraId="11EA2769" w14:textId="77777777" w:rsidR="005B3763" w:rsidRDefault="005B3763" w:rsidP="00CA5792">
      <w:pPr>
        <w:pStyle w:val="NoSpacing"/>
        <w:ind w:firstLine="720"/>
      </w:pPr>
    </w:p>
    <w:p w14:paraId="5EF6A21D" w14:textId="77777777" w:rsidR="005B3763" w:rsidRDefault="005B3763" w:rsidP="00CA5792">
      <w:pPr>
        <w:pStyle w:val="NoSpacing"/>
        <w:ind w:firstLine="720"/>
      </w:pPr>
    </w:p>
    <w:p w14:paraId="36B60A80" w14:textId="77777777" w:rsidR="005B3763" w:rsidRDefault="005B3763" w:rsidP="00CA5792">
      <w:pPr>
        <w:pStyle w:val="NoSpacing"/>
        <w:ind w:firstLine="720"/>
      </w:pPr>
    </w:p>
    <w:p w14:paraId="00BDB3C9" w14:textId="77777777" w:rsidR="005B3763" w:rsidRDefault="005B3763" w:rsidP="00CA5792">
      <w:pPr>
        <w:pStyle w:val="NoSpacing"/>
        <w:ind w:firstLine="720"/>
      </w:pPr>
      <w:r>
        <w:rPr>
          <w:noProof/>
        </w:rPr>
        <w:lastRenderedPageBreak/>
        <mc:AlternateContent>
          <mc:Choice Requires="wpg">
            <w:drawing>
              <wp:anchor distT="0" distB="0" distL="114300" distR="114300" simplePos="0" relativeHeight="251709440" behindDoc="0" locked="0" layoutInCell="1" allowOverlap="0" wp14:anchorId="60EF75CE" wp14:editId="5D873FBE">
                <wp:simplePos x="0" y="0"/>
                <wp:positionH relativeFrom="column">
                  <wp:posOffset>751840</wp:posOffset>
                </wp:positionH>
                <wp:positionV relativeFrom="paragraph">
                  <wp:posOffset>57150</wp:posOffset>
                </wp:positionV>
                <wp:extent cx="4162425" cy="5208270"/>
                <wp:effectExtent l="0" t="0" r="9525" b="0"/>
                <wp:wrapTopAndBottom/>
                <wp:docPr id="116" name="Group 116"/>
                <wp:cNvGraphicFramePr/>
                <a:graphic xmlns:a="http://schemas.openxmlformats.org/drawingml/2006/main">
                  <a:graphicData uri="http://schemas.microsoft.com/office/word/2010/wordprocessingGroup">
                    <wpg:wgp>
                      <wpg:cNvGrpSpPr/>
                      <wpg:grpSpPr>
                        <a:xfrm>
                          <a:off x="0" y="0"/>
                          <a:ext cx="4162425" cy="5208270"/>
                          <a:chOff x="0" y="0"/>
                          <a:chExt cx="3657600" cy="4448175"/>
                        </a:xfrm>
                      </wpg:grpSpPr>
                      <pic:pic xmlns:pic="http://schemas.openxmlformats.org/drawingml/2006/picture">
                        <pic:nvPicPr>
                          <pic:cNvPr id="5" name="Picture 5"/>
                          <pic:cNvPicPr>
                            <a:picLocks noChangeAspect="1"/>
                          </pic:cNvPicPr>
                        </pic:nvPicPr>
                        <pic:blipFill>
                          <a:blip r:embed="rId18"/>
                          <a:stretch>
                            <a:fillRect/>
                          </a:stretch>
                        </pic:blipFill>
                        <pic:spPr>
                          <a:xfrm>
                            <a:off x="0" y="0"/>
                            <a:ext cx="3657600" cy="4154805"/>
                          </a:xfrm>
                          <a:prstGeom prst="rect">
                            <a:avLst/>
                          </a:prstGeom>
                        </pic:spPr>
                      </pic:pic>
                      <wps:wsp>
                        <wps:cNvPr id="114" name="Text Box 114"/>
                        <wps:cNvSpPr txBox="1"/>
                        <wps:spPr>
                          <a:xfrm>
                            <a:off x="209550" y="4267200"/>
                            <a:ext cx="3133725" cy="180975"/>
                          </a:xfrm>
                          <a:prstGeom prst="rect">
                            <a:avLst/>
                          </a:prstGeom>
                          <a:solidFill>
                            <a:prstClr val="white"/>
                          </a:solidFill>
                          <a:ln>
                            <a:noFill/>
                          </a:ln>
                          <a:effectLst/>
                        </wps:spPr>
                        <wps:txbx>
                          <w:txbxContent>
                            <w:p w14:paraId="482D3141" w14:textId="77777777" w:rsidR="00770A2C" w:rsidRPr="00B34185" w:rsidRDefault="00770A2C" w:rsidP="0045189E">
                              <w:pPr>
                                <w:pStyle w:val="Caption"/>
                                <w:rPr>
                                  <w:noProof/>
                                  <w:sz w:val="24"/>
                                </w:rPr>
                              </w:pPr>
                              <w:r w:rsidRPr="0045189E">
                                <w:rPr>
                                  <w:b/>
                                </w:rPr>
                                <w:t>Figure 5.</w:t>
                              </w:r>
                              <w:r>
                                <w:t xml:space="preserve"> Point Source Calculator. Scenario Definition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EF75CE" id="Group 116" o:spid="_x0000_s1038" style="position:absolute;left:0;text-align:left;margin-left:59.2pt;margin-top:4.5pt;width:327.75pt;height:410.1pt;z-index:251709440;mso-width-relative:margin;mso-height-relative:margin" coordsize="36576,4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" o:allowoverlap="f">
                <v:shape id="Picture 5" o:spid="_x0000_s1039" type="#_x0000_t75" style="position:absolute;width:36576;height:4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">
                  <v:imagedata r:id="rId19" o:title=""/>
                </v:shape>
                <v:shape id="Text Box 114" o:spid="_x0000_s1040" type="#_x0000_t202" style="position:absolute;left:2095;top:42672;width:31337;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bVwgAAANwAAAAPAAAAZHJzL2Rvd25yZXYueG1sRE9Li8Iw&#10;EL4v+B/CCHtZNFUW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CLhSbVwgAAANwAAAAPAAAA&#10;AAAAAAAAAAAAAAcCAABkcnMvZG93bnJldi54bWxQSwUGAAAAAAMAAwC3AAAA9gIAAAAA&#10;" stroked="f">
                  <v:textbox inset="0,0,0,0">
                    <w:txbxContent>
                      <w:p w14:paraId="482D3141" w14:textId="77777777" w:rsidR="00770A2C" w:rsidRPr="00B34185" w:rsidRDefault="00770A2C" w:rsidP="0045189E">
                        <w:pPr>
                          <w:pStyle w:val="Caption"/>
                          <w:rPr>
                            <w:noProof/>
                            <w:sz w:val="24"/>
                          </w:rPr>
                        </w:pPr>
                        <w:r w:rsidRPr="0045189E">
                          <w:rPr>
                            <w:b/>
                          </w:rPr>
                          <w:t>Figure 5.</w:t>
                        </w:r>
                        <w:r>
                          <w:t xml:space="preserve"> Point Source Calculator. Scenario Definition Tab</w:t>
                        </w:r>
                      </w:p>
                    </w:txbxContent>
                  </v:textbox>
                </v:shape>
                <w10:wrap type="topAndBottom"/>
              </v:group>
            </w:pict>
          </mc:Fallback>
        </mc:AlternateContent>
      </w:r>
    </w:p>
    <w:p w14:paraId="08A6CCFC" w14:textId="77777777" w:rsidR="005B3763" w:rsidRDefault="005B3763" w:rsidP="00CA5792">
      <w:pPr>
        <w:pStyle w:val="NoSpacing"/>
        <w:ind w:firstLine="720"/>
      </w:pPr>
    </w:p>
    <w:p w14:paraId="0212A469" w14:textId="77777777" w:rsidR="0045189E" w:rsidRDefault="0045189E" w:rsidP="00CA5792">
      <w:pPr>
        <w:pStyle w:val="NoSpacing"/>
        <w:ind w:firstLine="720"/>
      </w:pPr>
    </w:p>
    <w:p w14:paraId="203A0C5A" w14:textId="77777777" w:rsidR="0045189E" w:rsidRDefault="0045189E" w:rsidP="0045189E">
      <w:pPr>
        <w:pStyle w:val="Heading2"/>
      </w:pPr>
      <w:r>
        <w:t>Analysis and Post Processing</w:t>
      </w:r>
    </w:p>
    <w:p w14:paraId="6DF89D5E" w14:textId="72773A99" w:rsidR="0045189E" w:rsidRDefault="0045189E" w:rsidP="0045189E">
      <w:pPr>
        <w:pStyle w:val="NoSpacing"/>
      </w:pPr>
      <w:r>
        <w:tab/>
        <w:t xml:space="preserve">From the daily concentrations estimated by the PSC, highest acute and chronic values are found and reported to the user interface.  Additionally, users may provide </w:t>
      </w:r>
      <w:r w:rsidRPr="00177F75">
        <w:rPr>
          <w:i/>
        </w:rPr>
        <w:t>Concentrations of Concern</w:t>
      </w:r>
      <w:r>
        <w:t xml:space="preserve"> (CoC) as shown in Figure </w:t>
      </w:r>
      <w:r w:rsidR="0068252D">
        <w:t>6</w:t>
      </w:r>
      <w:r>
        <w:t xml:space="preserve"> as points of comparison with the estimated concentrations.  </w:t>
      </w:r>
      <w:r w:rsidR="0068252D">
        <w:t xml:space="preserve"> The results are given on an output page as shown in Figure 7.   A time series graph of water column and benthic pore water concentration is displayed on this tab as well.  </w:t>
      </w:r>
      <w:del w:id="189" w:author="Young, Dirk" w:date="2018-07-31T14:32:00Z">
        <w:r w:rsidR="0068252D" w:rsidDel="00511D1D">
          <w:delText>Additionally</w:delText>
        </w:r>
      </w:del>
      <w:ins w:id="190" w:author="Young, Dirk" w:date="2018-07-31T14:32:00Z">
        <w:r w:rsidR="00511D1D">
          <w:t>Additionally,</w:t>
        </w:r>
      </w:ins>
      <w:r w:rsidR="0068252D">
        <w:t xml:space="preserve"> full detailed output files with additional information such as number of consecutive days above the CoC can be found in the output files.  </w:t>
      </w:r>
      <w:del w:id="191" w:author="Young, Dirk" w:date="2018-07-31T14:32:00Z">
        <w:r w:rsidR="0068252D" w:rsidDel="00511D1D">
          <w:delText>Finally</w:delText>
        </w:r>
      </w:del>
      <w:ins w:id="192" w:author="Young, Dirk" w:date="2018-07-31T14:32:00Z">
        <w:r w:rsidR="00511D1D">
          <w:t>Finally,</w:t>
        </w:r>
      </w:ins>
      <w:r w:rsidR="0068252D">
        <w:t xml:space="preserve"> there are additional analyses presented on the last tab as shown in Figure 8.   Here</w:t>
      </w:r>
      <w:r w:rsidR="001A1D56">
        <w:t xml:space="preserve"> theoretical distributions of how the chemical tends to distribute itself in the environment are given, which can indicate which compartments the chemical will tend to be found.  Also, the overall long-term average </w:t>
      </w:r>
      <w:r w:rsidR="001A1D56">
        <w:lastRenderedPageBreak/>
        <w:t xml:space="preserve">half-lives are given, which is useful for identifying the effective dissipation processes. </w:t>
      </w:r>
      <w:r w:rsidR="00F53FDF">
        <w:t xml:space="preserve">  Fuller descriptions are given in Appendix 2.</w:t>
      </w:r>
    </w:p>
    <w:p w14:paraId="75BA0EFA" w14:textId="77777777" w:rsidR="001A1D56" w:rsidRDefault="001A1D56" w:rsidP="00CA5792">
      <w:pPr>
        <w:pStyle w:val="NoSpacing"/>
        <w:ind w:firstLine="720"/>
      </w:pPr>
    </w:p>
    <w:p w14:paraId="7DDD7DBC" w14:textId="77777777" w:rsidR="001A1D56" w:rsidRDefault="005B3763" w:rsidP="00CA5792">
      <w:pPr>
        <w:pStyle w:val="NoSpacing"/>
        <w:ind w:firstLine="720"/>
      </w:pPr>
      <w:r>
        <w:rPr>
          <w:noProof/>
        </w:rPr>
        <mc:AlternateContent>
          <mc:Choice Requires="wpg">
            <w:drawing>
              <wp:anchor distT="0" distB="0" distL="114300" distR="114300" simplePos="0" relativeHeight="251712512" behindDoc="0" locked="0" layoutInCell="1" allowOverlap="0" wp14:anchorId="28A5490C" wp14:editId="67F00FD9">
                <wp:simplePos x="0" y="0"/>
                <wp:positionH relativeFrom="margin">
                  <wp:align>center</wp:align>
                </wp:positionH>
                <wp:positionV relativeFrom="paragraph">
                  <wp:posOffset>358140</wp:posOffset>
                </wp:positionV>
                <wp:extent cx="4810125" cy="6039485"/>
                <wp:effectExtent l="0" t="0" r="9525" b="0"/>
                <wp:wrapTopAndBottom/>
                <wp:docPr id="118" name="Group 118"/>
                <wp:cNvGraphicFramePr/>
                <a:graphic xmlns:a="http://schemas.openxmlformats.org/drawingml/2006/main">
                  <a:graphicData uri="http://schemas.microsoft.com/office/word/2010/wordprocessingGroup">
                    <wpg:wgp>
                      <wpg:cNvGrpSpPr/>
                      <wpg:grpSpPr>
                        <a:xfrm>
                          <a:off x="0" y="0"/>
                          <a:ext cx="4810125" cy="6039485"/>
                          <a:chOff x="0" y="0"/>
                          <a:chExt cx="2049780" cy="2716308"/>
                        </a:xfrm>
                      </wpg:grpSpPr>
                      <pic:pic xmlns:pic="http://schemas.openxmlformats.org/drawingml/2006/picture">
                        <pic:nvPicPr>
                          <pic:cNvPr id="6" name="Picture 6"/>
                          <pic:cNvPicPr>
                            <a:picLocks noChangeAspect="1"/>
                          </pic:cNvPicPr>
                        </pic:nvPicPr>
                        <pic:blipFill>
                          <a:blip r:embed="rId20"/>
                          <a:stretch>
                            <a:fillRect/>
                          </a:stretch>
                        </pic:blipFill>
                        <pic:spPr>
                          <a:xfrm>
                            <a:off x="0" y="0"/>
                            <a:ext cx="2002155" cy="2496185"/>
                          </a:xfrm>
                          <a:prstGeom prst="rect">
                            <a:avLst/>
                          </a:prstGeom>
                        </pic:spPr>
                      </pic:pic>
                      <wps:wsp>
                        <wps:cNvPr id="117" name="Text Box 117"/>
                        <wps:cNvSpPr txBox="1"/>
                        <wps:spPr>
                          <a:xfrm>
                            <a:off x="47625" y="2581275"/>
                            <a:ext cx="2002155" cy="135033"/>
                          </a:xfrm>
                          <a:prstGeom prst="rect">
                            <a:avLst/>
                          </a:prstGeom>
                          <a:solidFill>
                            <a:prstClr val="white"/>
                          </a:solidFill>
                          <a:ln>
                            <a:noFill/>
                          </a:ln>
                          <a:effectLst/>
                        </wps:spPr>
                        <wps:txbx>
                          <w:txbxContent>
                            <w:p w14:paraId="63A2109B" w14:textId="77777777" w:rsidR="00770A2C" w:rsidRPr="00C21E04" w:rsidRDefault="00770A2C" w:rsidP="0068252D">
                              <w:pPr>
                                <w:pStyle w:val="Caption"/>
                                <w:rPr>
                                  <w:noProof/>
                                  <w:sz w:val="24"/>
                                </w:rPr>
                              </w:pPr>
                              <w:r>
                                <w:t>Figure 6. Inputs for Toxicity Analyses.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5490C" id="Group 118" o:spid="_x0000_s1041" style="position:absolute;left:0;text-align:left;margin-left:0;margin-top:28.2pt;width:378.75pt;height:475.55pt;z-index:251712512;mso-position-horizontal:center;mso-position-horizontal-relative:margin;mso-width-relative:margin;mso-height-relative:margin" coordsize="20497,27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" o:allowoverlap="f">
                <v:shape id="Picture 6" o:spid="_x0000_s1042" type="#_x0000_t75" style="position:absolute;width:20021;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">
                  <v:imagedata r:id="rId21" o:title=""/>
                </v:shape>
                <v:shape id="Text Box 117" o:spid="_x0000_s1043" type="#_x0000_t202" style="position:absolute;left:476;top:25812;width:20021;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" stroked="f">
                  <v:textbox inset="0,0,0,0">
                    <w:txbxContent>
                      <w:p w14:paraId="63A2109B" w14:textId="77777777" w:rsidR="00770A2C" w:rsidRPr="00C21E04" w:rsidRDefault="00770A2C" w:rsidP="0068252D">
                        <w:pPr>
                          <w:pStyle w:val="Caption"/>
                          <w:rPr>
                            <w:noProof/>
                            <w:sz w:val="24"/>
                          </w:rPr>
                        </w:pPr>
                        <w:r>
                          <w:t>Figure 6. Inputs for Toxicity Analyses.</w:t>
                        </w:r>
                      </w:p>
                    </w:txbxContent>
                  </v:textbox>
                </v:shape>
                <w10:wrap type="topAndBottom" anchorx="margin"/>
              </v:group>
            </w:pict>
          </mc:Fallback>
        </mc:AlternateContent>
      </w:r>
    </w:p>
    <w:p w14:paraId="352D8B4F" w14:textId="77777777" w:rsidR="001A1D56" w:rsidRDefault="001A1D56" w:rsidP="00CA5792">
      <w:pPr>
        <w:pStyle w:val="NoSpacing"/>
        <w:ind w:firstLine="720"/>
      </w:pPr>
    </w:p>
    <w:p w14:paraId="2F4632D6" w14:textId="77777777" w:rsidR="001A1D56" w:rsidRDefault="001A1D56" w:rsidP="00CA5792">
      <w:pPr>
        <w:pStyle w:val="NoSpacing"/>
        <w:ind w:firstLine="720"/>
      </w:pPr>
    </w:p>
    <w:p w14:paraId="33190D1E" w14:textId="77777777" w:rsidR="001A1D56" w:rsidRDefault="001A1D56" w:rsidP="00CA5792">
      <w:pPr>
        <w:pStyle w:val="NoSpacing"/>
        <w:ind w:firstLine="720"/>
      </w:pPr>
    </w:p>
    <w:p w14:paraId="6318F56A" w14:textId="77777777" w:rsidR="001A1D56" w:rsidRDefault="001A1D56" w:rsidP="00CA5792">
      <w:pPr>
        <w:pStyle w:val="NoSpacing"/>
        <w:ind w:firstLine="720"/>
      </w:pPr>
    </w:p>
    <w:p w14:paraId="4F8BC237" w14:textId="77777777" w:rsidR="001A1D56" w:rsidRDefault="001A1D56" w:rsidP="00CA5792">
      <w:pPr>
        <w:pStyle w:val="NoSpacing"/>
        <w:ind w:firstLine="720"/>
      </w:pPr>
    </w:p>
    <w:p w14:paraId="3FA6A899" w14:textId="77777777" w:rsidR="001A1D56" w:rsidRDefault="001A1D56" w:rsidP="00CA5792">
      <w:pPr>
        <w:pStyle w:val="NoSpacing"/>
        <w:ind w:firstLine="720"/>
      </w:pPr>
    </w:p>
    <w:p w14:paraId="779ECFA5" w14:textId="77777777" w:rsidR="001A1D56" w:rsidRDefault="001A1D56" w:rsidP="00CA5792">
      <w:pPr>
        <w:pStyle w:val="NoSpacing"/>
        <w:ind w:firstLine="720"/>
      </w:pPr>
    </w:p>
    <w:p w14:paraId="2290D385" w14:textId="77777777" w:rsidR="001A1D56" w:rsidRDefault="001A1D56" w:rsidP="00CA5792">
      <w:pPr>
        <w:pStyle w:val="NoSpacing"/>
        <w:ind w:firstLine="720"/>
      </w:pPr>
    </w:p>
    <w:p w14:paraId="290F626B" w14:textId="77777777" w:rsidR="001A1D56" w:rsidRDefault="001A1D56" w:rsidP="00CA5792">
      <w:pPr>
        <w:pStyle w:val="NoSpacing"/>
        <w:ind w:firstLine="720"/>
      </w:pPr>
    </w:p>
    <w:p w14:paraId="4E3F7930" w14:textId="77777777" w:rsidR="001A1D56" w:rsidRDefault="001A1D56" w:rsidP="00CA5792">
      <w:pPr>
        <w:pStyle w:val="NoSpacing"/>
        <w:ind w:firstLine="720"/>
      </w:pPr>
    </w:p>
    <w:p w14:paraId="741909DD" w14:textId="77777777" w:rsidR="001A1D56" w:rsidRDefault="001A1D56" w:rsidP="00CA5792">
      <w:pPr>
        <w:pStyle w:val="NoSpacing"/>
        <w:ind w:firstLine="720"/>
      </w:pPr>
    </w:p>
    <w:p w14:paraId="7F9C64E8" w14:textId="77777777" w:rsidR="001A1D56" w:rsidRDefault="001A1D56" w:rsidP="00CA5792">
      <w:pPr>
        <w:pStyle w:val="NoSpacing"/>
        <w:ind w:firstLine="720"/>
      </w:pPr>
    </w:p>
    <w:p w14:paraId="2DD821C7" w14:textId="77777777" w:rsidR="001A1D56" w:rsidRDefault="005B3763" w:rsidP="00CA5792">
      <w:pPr>
        <w:pStyle w:val="NoSpacing"/>
        <w:ind w:firstLine="720"/>
      </w:pPr>
      <w:r>
        <w:rPr>
          <w:noProof/>
        </w:rPr>
        <mc:AlternateContent>
          <mc:Choice Requires="wpg">
            <w:drawing>
              <wp:anchor distT="0" distB="0" distL="114300" distR="114300" simplePos="0" relativeHeight="251715584" behindDoc="0" locked="0" layoutInCell="1" allowOverlap="0" wp14:anchorId="7F9CE466" wp14:editId="40F324D3">
                <wp:simplePos x="0" y="0"/>
                <wp:positionH relativeFrom="column">
                  <wp:posOffset>857250</wp:posOffset>
                </wp:positionH>
                <wp:positionV relativeFrom="paragraph">
                  <wp:posOffset>274320</wp:posOffset>
                </wp:positionV>
                <wp:extent cx="4629150" cy="6172200"/>
                <wp:effectExtent l="0" t="0" r="0" b="0"/>
                <wp:wrapTopAndBottom/>
                <wp:docPr id="120" name="Group 120"/>
                <wp:cNvGraphicFramePr/>
                <a:graphic xmlns:a="http://schemas.openxmlformats.org/drawingml/2006/main">
                  <a:graphicData uri="http://schemas.microsoft.com/office/word/2010/wordprocessingGroup">
                    <wpg:wgp>
                      <wpg:cNvGrpSpPr/>
                      <wpg:grpSpPr>
                        <a:xfrm>
                          <a:off x="0" y="0"/>
                          <a:ext cx="4629150" cy="6172200"/>
                          <a:chOff x="0" y="0"/>
                          <a:chExt cx="3952875" cy="5264150"/>
                        </a:xfrm>
                      </wpg:grpSpPr>
                      <pic:pic xmlns:pic="http://schemas.openxmlformats.org/drawingml/2006/picture">
                        <pic:nvPicPr>
                          <pic:cNvPr id="4" name="Picture 4"/>
                          <pic:cNvPicPr>
                            <a:picLocks noChangeAspect="1"/>
                          </pic:cNvPicPr>
                        </pic:nvPicPr>
                        <pic:blipFill>
                          <a:blip r:embed="rId22"/>
                          <a:stretch>
                            <a:fillRect/>
                          </a:stretch>
                        </pic:blipFill>
                        <pic:spPr>
                          <a:xfrm>
                            <a:off x="0" y="0"/>
                            <a:ext cx="3952875" cy="4933950"/>
                          </a:xfrm>
                          <a:prstGeom prst="rect">
                            <a:avLst/>
                          </a:prstGeom>
                        </pic:spPr>
                      </pic:pic>
                      <wps:wsp>
                        <wps:cNvPr id="119" name="Text Box 119"/>
                        <wps:cNvSpPr txBox="1"/>
                        <wps:spPr>
                          <a:xfrm>
                            <a:off x="0" y="4991100"/>
                            <a:ext cx="3952875" cy="273050"/>
                          </a:xfrm>
                          <a:prstGeom prst="rect">
                            <a:avLst/>
                          </a:prstGeom>
                          <a:solidFill>
                            <a:prstClr val="white"/>
                          </a:solidFill>
                          <a:ln>
                            <a:noFill/>
                          </a:ln>
                          <a:effectLst/>
                        </wps:spPr>
                        <wps:txbx>
                          <w:txbxContent>
                            <w:p w14:paraId="23E38414" w14:textId="77777777" w:rsidR="00770A2C" w:rsidRPr="002707BD" w:rsidRDefault="00770A2C" w:rsidP="0068252D">
                              <w:pPr>
                                <w:pStyle w:val="Caption"/>
                                <w:rPr>
                                  <w:noProof/>
                                  <w:sz w:val="24"/>
                                </w:rPr>
                              </w:pPr>
                              <w:r w:rsidRPr="0068252D">
                                <w:rPr>
                                  <w:b/>
                                </w:rPr>
                                <w:t>Figure 7</w:t>
                              </w:r>
                              <w:r>
                                <w:t>. Output page of the Point Source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9CE466" id="Group 120" o:spid="_x0000_s1044" style="position:absolute;left:0;text-align:left;margin-left:67.5pt;margin-top:21.6pt;width:364.5pt;height:486pt;z-index:251715584;mso-width-relative:margin;mso-height-relative:margin" coordsize="39528,52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" o:allowoverlap="f">
                <v:shape id="Picture 4" o:spid="_x0000_s1045" type="#_x0000_t75" style="position:absolute;width:39528;height:49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">
                  <v:imagedata r:id="rId23" o:title=""/>
                </v:shape>
                <v:shape id="Text Box 119" o:spid="_x0000_s1046" type="#_x0000_t202" style="position:absolute;top:49911;width:39528;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" stroked="f">
                  <v:textbox inset="0,0,0,0">
                    <w:txbxContent>
                      <w:p w14:paraId="23E38414" w14:textId="77777777" w:rsidR="00770A2C" w:rsidRPr="002707BD" w:rsidRDefault="00770A2C" w:rsidP="0068252D">
                        <w:pPr>
                          <w:pStyle w:val="Caption"/>
                          <w:rPr>
                            <w:noProof/>
                            <w:sz w:val="24"/>
                          </w:rPr>
                        </w:pPr>
                        <w:r w:rsidRPr="0068252D">
                          <w:rPr>
                            <w:b/>
                          </w:rPr>
                          <w:t>Figure 7</w:t>
                        </w:r>
                        <w:r>
                          <w:t>. Output page of the Point Source Calculator.</w:t>
                        </w:r>
                      </w:p>
                    </w:txbxContent>
                  </v:textbox>
                </v:shape>
                <w10:wrap type="topAndBottom"/>
              </v:group>
            </w:pict>
          </mc:Fallback>
        </mc:AlternateContent>
      </w:r>
    </w:p>
    <w:p w14:paraId="57948EC2" w14:textId="77777777" w:rsidR="00CA5792" w:rsidRDefault="005B3763" w:rsidP="00CA5792">
      <w:pPr>
        <w:pStyle w:val="NoSpacing"/>
        <w:ind w:firstLine="720"/>
      </w:pPr>
      <w:r>
        <w:rPr>
          <w:noProof/>
        </w:rPr>
        <w:lastRenderedPageBreak/>
        <mc:AlternateContent>
          <mc:Choice Requires="wpg">
            <w:drawing>
              <wp:anchor distT="0" distB="0" distL="114300" distR="114300" simplePos="0" relativeHeight="251720704" behindDoc="0" locked="0" layoutInCell="1" allowOverlap="0" wp14:anchorId="4AD89196" wp14:editId="715606A6">
                <wp:simplePos x="0" y="0"/>
                <wp:positionH relativeFrom="margin">
                  <wp:posOffset>952500</wp:posOffset>
                </wp:positionH>
                <wp:positionV relativeFrom="paragraph">
                  <wp:posOffset>85725</wp:posOffset>
                </wp:positionV>
                <wp:extent cx="4524375" cy="6179185"/>
                <wp:effectExtent l="0" t="0" r="9525" b="0"/>
                <wp:wrapTopAndBottom/>
                <wp:docPr id="125" name="Group 125"/>
                <wp:cNvGraphicFramePr/>
                <a:graphic xmlns:a="http://schemas.openxmlformats.org/drawingml/2006/main">
                  <a:graphicData uri="http://schemas.microsoft.com/office/word/2010/wordprocessingGroup">
                    <wpg:wgp>
                      <wpg:cNvGrpSpPr/>
                      <wpg:grpSpPr>
                        <a:xfrm>
                          <a:off x="0" y="0"/>
                          <a:ext cx="4524375" cy="6179185"/>
                          <a:chOff x="0" y="0"/>
                          <a:chExt cx="4048125" cy="5534025"/>
                        </a:xfrm>
                      </wpg:grpSpPr>
                      <pic:pic xmlns:pic="http://schemas.openxmlformats.org/drawingml/2006/picture">
                        <pic:nvPicPr>
                          <pic:cNvPr id="121" name="Picture 121"/>
                          <pic:cNvPicPr>
                            <a:picLocks noChangeAspect="1"/>
                          </pic:cNvPicPr>
                        </pic:nvPicPr>
                        <pic:blipFill>
                          <a:blip r:embed="rId24"/>
                          <a:stretch>
                            <a:fillRect/>
                          </a:stretch>
                        </pic:blipFill>
                        <pic:spPr>
                          <a:xfrm>
                            <a:off x="0" y="0"/>
                            <a:ext cx="4048125" cy="5057140"/>
                          </a:xfrm>
                          <a:prstGeom prst="rect">
                            <a:avLst/>
                          </a:prstGeom>
                        </pic:spPr>
                      </pic:pic>
                      <wps:wsp>
                        <wps:cNvPr id="124" name="Text Box 124"/>
                        <wps:cNvSpPr txBox="1"/>
                        <wps:spPr>
                          <a:xfrm>
                            <a:off x="0" y="5114925"/>
                            <a:ext cx="4048125" cy="419100"/>
                          </a:xfrm>
                          <a:prstGeom prst="rect">
                            <a:avLst/>
                          </a:prstGeom>
                          <a:solidFill>
                            <a:prstClr val="white"/>
                          </a:solidFill>
                          <a:ln>
                            <a:noFill/>
                          </a:ln>
                          <a:effectLst/>
                        </wps:spPr>
                        <wps:txbx>
                          <w:txbxContent>
                            <w:p w14:paraId="6B675EC1" w14:textId="77777777" w:rsidR="00770A2C" w:rsidRPr="001E58E4" w:rsidRDefault="00770A2C" w:rsidP="001A1D56">
                              <w:pPr>
                                <w:pStyle w:val="Caption"/>
                                <w:rPr>
                                  <w:noProof/>
                                  <w:sz w:val="24"/>
                                </w:rPr>
                              </w:pPr>
                              <w:r>
                                <w:t>Figure 8. Additional analyses regarding distribution tendency and relative degradation processes.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D89196" id="Group 125" o:spid="_x0000_s1047" style="position:absolute;left:0;text-align:left;margin-left:75pt;margin-top:6.75pt;width:356.25pt;height:486.55pt;z-index:251720704;mso-position-horizontal-relative:margin;mso-width-relative:margin;mso-height-relative:margin" coordsize="40481,55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" o:allowoverlap="f">
                <v:shape id="Picture 121" o:spid="_x0000_s1048" type="#_x0000_t75" style="position:absolute;width:40481;height:50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">
                  <v:imagedata r:id="rId25" o:title=""/>
                </v:shape>
                <v:shape id="Text Box 124" o:spid="_x0000_s1049" type="#_x0000_t202" style="position:absolute;top:51149;width:4048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xowgAAANwAAAAPAAAAZHJzL2Rvd25yZXYueG1sRE9Li8Iw&#10;EL4L+x/CLOxFNLWI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BF6exowgAAANwAAAAPAAAA&#10;AAAAAAAAAAAAAAcCAABkcnMvZG93bnJldi54bWxQSwUGAAAAAAMAAwC3AAAA9gIAAAAA&#10;" stroked="f">
                  <v:textbox inset="0,0,0,0">
                    <w:txbxContent>
                      <w:p w14:paraId="6B675EC1" w14:textId="77777777" w:rsidR="00770A2C" w:rsidRPr="001E58E4" w:rsidRDefault="00770A2C" w:rsidP="001A1D56">
                        <w:pPr>
                          <w:pStyle w:val="Caption"/>
                          <w:rPr>
                            <w:noProof/>
                            <w:sz w:val="24"/>
                          </w:rPr>
                        </w:pPr>
                        <w:r>
                          <w:t>Figure 8. Additional analyses regarding distribution tendency and relative degradation processes.</w:t>
                        </w:r>
                      </w:p>
                    </w:txbxContent>
                  </v:textbox>
                </v:shape>
                <w10:wrap type="topAndBottom" anchorx="margin"/>
              </v:group>
            </w:pict>
          </mc:Fallback>
        </mc:AlternateContent>
      </w:r>
    </w:p>
    <w:p w14:paraId="79357C8B" w14:textId="77777777" w:rsidR="0045189E" w:rsidRDefault="0045189E" w:rsidP="005B3763">
      <w:pPr>
        <w:pStyle w:val="NoSpacing"/>
        <w:keepNext/>
        <w:keepLines/>
      </w:pPr>
    </w:p>
    <w:p w14:paraId="13F7D90F" w14:textId="77777777" w:rsidR="005B3763" w:rsidRDefault="005B3763" w:rsidP="005B3763">
      <w:pPr>
        <w:pStyle w:val="NoSpacing"/>
        <w:keepNext/>
        <w:keepLines/>
      </w:pPr>
    </w:p>
    <w:p w14:paraId="264ED1F8" w14:textId="77777777" w:rsidR="005B3763" w:rsidRDefault="005B3763" w:rsidP="005B3763">
      <w:pPr>
        <w:pStyle w:val="NoSpacing"/>
        <w:keepNext/>
        <w:keepLines/>
      </w:pPr>
    </w:p>
    <w:p w14:paraId="38D9CF71" w14:textId="77777777" w:rsidR="005B3763" w:rsidRDefault="005B3763" w:rsidP="005B3763">
      <w:pPr>
        <w:pStyle w:val="NoSpacing"/>
        <w:keepNext/>
        <w:keepLines/>
      </w:pPr>
    </w:p>
    <w:p w14:paraId="16F7EC4F" w14:textId="77777777" w:rsidR="005B3763" w:rsidRDefault="005B3763" w:rsidP="005B3763">
      <w:pPr>
        <w:pStyle w:val="NoSpacing"/>
        <w:keepNext/>
        <w:keepLines/>
      </w:pPr>
    </w:p>
    <w:p w14:paraId="40314666" w14:textId="77777777" w:rsidR="005B3763" w:rsidRDefault="005B3763" w:rsidP="005B3763">
      <w:pPr>
        <w:pStyle w:val="NoSpacing"/>
        <w:keepNext/>
        <w:keepLines/>
      </w:pPr>
    </w:p>
    <w:p w14:paraId="3D669DA2" w14:textId="77777777" w:rsidR="00C13F15" w:rsidRDefault="00C13F15" w:rsidP="008F3CA6">
      <w:pPr>
        <w:pStyle w:val="NoSpacing"/>
      </w:pPr>
    </w:p>
    <w:p w14:paraId="24BA1CE1" w14:textId="77777777" w:rsidR="00C13F15" w:rsidRDefault="00C13F15" w:rsidP="00EF3E86">
      <w:pPr>
        <w:pStyle w:val="Heading2"/>
      </w:pPr>
      <w:r>
        <w:lastRenderedPageBreak/>
        <w:t>References</w:t>
      </w:r>
    </w:p>
    <w:p w14:paraId="12F2B317" w14:textId="77777777" w:rsidR="00B911B3" w:rsidRDefault="00B911B3" w:rsidP="008F3CA6">
      <w:pPr>
        <w:pStyle w:val="NoSpacing"/>
      </w:pPr>
    </w:p>
    <w:p w14:paraId="03CD3A8C" w14:textId="77777777" w:rsidR="00844189" w:rsidRDefault="00844189" w:rsidP="00844189">
      <w:r>
        <w:t xml:space="preserve">Fisher, H.B, List, E.J, Koh, R.C.Y., Imberger, J., and Brooks, N.H. (1979) </w:t>
      </w:r>
      <w:r w:rsidRPr="002A1E91">
        <w:rPr>
          <w:i/>
        </w:rPr>
        <w:t>Mixing in Inland and Coastal Waters</w:t>
      </w:r>
      <w:r>
        <w:t>. Academic Press, Ney York, NY.  pp. 126-127.</w:t>
      </w:r>
    </w:p>
    <w:p w14:paraId="734BC162" w14:textId="77777777" w:rsidR="00844189" w:rsidRDefault="00844189" w:rsidP="008F3CA6">
      <w:pPr>
        <w:pStyle w:val="NoSpacing"/>
      </w:pPr>
    </w:p>
    <w:p w14:paraId="3C46B31B" w14:textId="77777777" w:rsidR="00B911B3" w:rsidRDefault="00B911B3" w:rsidP="00B911B3">
      <w:r>
        <w:t xml:space="preserve">Fry, M.M., Milians, K., Young, D.F., Zhong, H. 2014. </w:t>
      </w:r>
      <w:r w:rsidRPr="00E329C2">
        <w:rPr>
          <w:i/>
        </w:rPr>
        <w:t>Surface Water Concentration Calculator User Manual</w:t>
      </w:r>
      <w:r>
        <w:t xml:space="preserve">. USEPA/OPP EPA-734-F-14-001. </w:t>
      </w:r>
      <w:r>
        <w:rPr>
          <w:szCs w:val="24"/>
        </w:rPr>
        <w:t>United States EPA, Washington DC.</w:t>
      </w:r>
    </w:p>
    <w:p w14:paraId="7F51D8DD" w14:textId="77777777" w:rsidR="00B911B3" w:rsidRPr="00D66DC1" w:rsidRDefault="00B911B3" w:rsidP="00D66DC1">
      <w:pPr>
        <w:rPr>
          <w:szCs w:val="24"/>
        </w:rPr>
      </w:pPr>
      <w:r>
        <w:t xml:space="preserve">Young, D.F. 2014. </w:t>
      </w:r>
      <w:r w:rsidRPr="0092163A">
        <w:rPr>
          <w:i/>
        </w:rPr>
        <w:t>The Variable Volume Water Model</w:t>
      </w:r>
      <w:r>
        <w:t>, EPA-734-F-14-003,</w:t>
      </w:r>
      <w:r>
        <w:rPr>
          <w:szCs w:val="24"/>
        </w:rPr>
        <w:t xml:space="preserve"> United States EPA Washington DC, </w:t>
      </w:r>
      <w:r w:rsidRPr="00457AD9">
        <w:rPr>
          <w:rStyle w:val="Strong"/>
          <w:b w:val="0"/>
          <w:color w:val="444444"/>
          <w:szCs w:val="24"/>
          <w:lang w:val="en"/>
        </w:rPr>
        <w:t>DOI:</w:t>
      </w:r>
      <w:r w:rsidRPr="00457AD9">
        <w:rPr>
          <w:rStyle w:val="Strong"/>
          <w:color w:val="444444"/>
          <w:szCs w:val="24"/>
          <w:lang w:val="en"/>
        </w:rPr>
        <w:t xml:space="preserve"> </w:t>
      </w:r>
      <w:r w:rsidRPr="00457AD9">
        <w:rPr>
          <w:color w:val="444444"/>
          <w:szCs w:val="24"/>
          <w:lang w:val="en"/>
        </w:rPr>
        <w:t>10.13140/2.1.3925.7920</w:t>
      </w:r>
    </w:p>
    <w:p w14:paraId="01F9901F" w14:textId="77777777" w:rsidR="00B911B3" w:rsidRPr="00B911B3" w:rsidRDefault="00B911B3" w:rsidP="00B911B3">
      <w:pPr>
        <w:rPr>
          <w:color w:val="444444"/>
          <w:szCs w:val="24"/>
          <w:lang w:val="en"/>
        </w:rPr>
      </w:pPr>
      <w:r>
        <w:rPr>
          <w:szCs w:val="24"/>
        </w:rPr>
        <w:t xml:space="preserve">Young, D.F. and Fry, M.M. 2014. </w:t>
      </w:r>
      <w:r w:rsidRPr="0092163A">
        <w:rPr>
          <w:i/>
          <w:szCs w:val="24"/>
        </w:rPr>
        <w:t>PRZM5 A Model for Predicting Pesticide in Runoff, Erosion, and Leachate: User Manual</w:t>
      </w:r>
      <w:r>
        <w:rPr>
          <w:szCs w:val="24"/>
        </w:rPr>
        <w:t>.  EPA-734-F-14-002. United States EPA, Washington DC</w:t>
      </w:r>
      <w:r>
        <w:rPr>
          <w:color w:val="444444"/>
          <w:szCs w:val="24"/>
          <w:lang w:val="en"/>
        </w:rPr>
        <w:t xml:space="preserve">, </w:t>
      </w:r>
      <w:r w:rsidRPr="00457AD9">
        <w:rPr>
          <w:rStyle w:val="Strong"/>
          <w:b w:val="0"/>
          <w:color w:val="444444"/>
          <w:szCs w:val="24"/>
          <w:lang w:val="en"/>
        </w:rPr>
        <w:t>DOI:</w:t>
      </w:r>
      <w:r w:rsidRPr="00457AD9">
        <w:rPr>
          <w:rStyle w:val="Strong"/>
          <w:color w:val="444444"/>
          <w:szCs w:val="24"/>
          <w:lang w:val="en"/>
        </w:rPr>
        <w:t xml:space="preserve"> </w:t>
      </w:r>
      <w:r w:rsidRPr="00457AD9">
        <w:rPr>
          <w:color w:val="444444"/>
          <w:szCs w:val="24"/>
          <w:lang w:val="en"/>
        </w:rPr>
        <w:t>10.13140/2.1.1828.6408</w:t>
      </w:r>
    </w:p>
    <w:p w14:paraId="5E1AB639" w14:textId="77777777" w:rsidR="00D66DC1" w:rsidRDefault="00B911B3" w:rsidP="00B911B3">
      <w:pPr>
        <w:rPr>
          <w:color w:val="444444"/>
          <w:szCs w:val="24"/>
          <w:lang w:val="en"/>
        </w:rPr>
      </w:pPr>
      <w:r>
        <w:t xml:space="preserve">Young,D.F. 2013. </w:t>
      </w:r>
      <w:r w:rsidRPr="00DC2170">
        <w:t xml:space="preserve"> </w:t>
      </w:r>
      <w:r w:rsidRPr="00DC2170">
        <w:rPr>
          <w:bCs/>
          <w:i/>
        </w:rPr>
        <w:t>Pesticides in Flooded Applications Model (PFAM): Conceptualization, Development, Evaluation, and User Guid</w:t>
      </w:r>
      <w:r w:rsidRPr="00DC2170">
        <w:rPr>
          <w:b/>
          <w:bCs/>
          <w:i/>
        </w:rPr>
        <w:t>e</w:t>
      </w:r>
      <w:r>
        <w:rPr>
          <w:bCs/>
        </w:rPr>
        <w:t xml:space="preserve">, United States Environmental Protection Agency, Wacshington DC, EPA-734-R-13-001, </w:t>
      </w:r>
      <w:r w:rsidRPr="00457AD9">
        <w:rPr>
          <w:color w:val="444444"/>
          <w:szCs w:val="24"/>
          <w:lang w:val="en"/>
        </w:rPr>
        <w:t>DOI: 10.13140/2.1.1390.7520</w:t>
      </w:r>
    </w:p>
    <w:p w14:paraId="41CD950E" w14:textId="77777777" w:rsidR="00D66DC1" w:rsidRPr="009D3D47" w:rsidRDefault="00D66DC1" w:rsidP="00D66DC1">
      <w:pPr>
        <w:rPr>
          <w:bCs/>
          <w:szCs w:val="24"/>
        </w:rPr>
      </w:pPr>
      <w:r w:rsidRPr="00D66DC1">
        <w:rPr>
          <w:bCs/>
        </w:rPr>
        <w:t xml:space="preserve">Young, D.F., </w:t>
      </w:r>
      <w:r>
        <w:rPr>
          <w:bCs/>
        </w:rPr>
        <w:t>2012</w:t>
      </w:r>
      <w:r w:rsidRPr="00DB78C7">
        <w:rPr>
          <w:bCs/>
          <w:szCs w:val="24"/>
        </w:rPr>
        <w:t>.</w:t>
      </w:r>
      <w:r w:rsidRPr="00DB78C7">
        <w:rPr>
          <w:szCs w:val="24"/>
        </w:rPr>
        <w:t xml:space="preserve"> </w:t>
      </w:r>
      <w:r w:rsidRPr="00FA686F">
        <w:rPr>
          <w:szCs w:val="24"/>
        </w:rPr>
        <w:t>Development and Evaluation of a Regulatory Model for Pesticides in Flooded Applications</w:t>
      </w:r>
      <w:r w:rsidRPr="00DB78C7">
        <w:rPr>
          <w:szCs w:val="24"/>
        </w:rPr>
        <w:t>.</w:t>
      </w:r>
      <w:r w:rsidRPr="00DB78C7">
        <w:rPr>
          <w:bCs/>
          <w:szCs w:val="24"/>
        </w:rPr>
        <w:t xml:space="preserve"> </w:t>
      </w:r>
      <w:r w:rsidRPr="00DB78C7">
        <w:rPr>
          <w:bCs/>
          <w:i/>
          <w:szCs w:val="24"/>
        </w:rPr>
        <w:t>Environmental Modeling</w:t>
      </w:r>
      <w:r>
        <w:rPr>
          <w:bCs/>
          <w:i/>
          <w:szCs w:val="24"/>
        </w:rPr>
        <w:t xml:space="preserve"> &amp;</w:t>
      </w:r>
      <w:r w:rsidRPr="00DB78C7">
        <w:rPr>
          <w:bCs/>
          <w:i/>
          <w:szCs w:val="24"/>
        </w:rPr>
        <w:t xml:space="preserve"> </w:t>
      </w:r>
      <w:r>
        <w:rPr>
          <w:bCs/>
          <w:i/>
          <w:szCs w:val="24"/>
        </w:rPr>
        <w:t>Ass</w:t>
      </w:r>
      <w:r w:rsidRPr="00DB78C7">
        <w:rPr>
          <w:bCs/>
          <w:i/>
          <w:szCs w:val="24"/>
        </w:rPr>
        <w:t>e</w:t>
      </w:r>
      <w:r>
        <w:rPr>
          <w:bCs/>
          <w:i/>
          <w:szCs w:val="24"/>
        </w:rPr>
        <w:t>ssment</w:t>
      </w:r>
      <w:r>
        <w:rPr>
          <w:bCs/>
          <w:szCs w:val="24"/>
        </w:rPr>
        <w:t xml:space="preserve"> 17(5), </w:t>
      </w:r>
      <w:r w:rsidRPr="009D3D47">
        <w:rPr>
          <w:bCs/>
          <w:szCs w:val="24"/>
        </w:rPr>
        <w:t>515-525</w:t>
      </w:r>
      <w:r>
        <w:rPr>
          <w:bCs/>
          <w:szCs w:val="24"/>
        </w:rPr>
        <w:t xml:space="preserve">.  </w:t>
      </w:r>
      <w:r w:rsidRPr="002B18A9">
        <w:rPr>
          <w:bCs/>
          <w:szCs w:val="24"/>
        </w:rPr>
        <w:t>DOI: 10.1007/s10666-012-9311-9</w:t>
      </w:r>
      <w:r>
        <w:rPr>
          <w:bCs/>
          <w:szCs w:val="24"/>
        </w:rPr>
        <w:t>.</w:t>
      </w:r>
    </w:p>
    <w:p w14:paraId="06DC1D98" w14:textId="77777777" w:rsidR="00D66DC1" w:rsidRDefault="00D66DC1" w:rsidP="00B911B3">
      <w:pPr>
        <w:rPr>
          <w:color w:val="444444"/>
          <w:szCs w:val="24"/>
          <w:lang w:val="en"/>
        </w:rPr>
      </w:pPr>
    </w:p>
    <w:p w14:paraId="45680C16" w14:textId="77777777" w:rsidR="00772BAA" w:rsidRDefault="00772BAA" w:rsidP="00B911B3">
      <w:pPr>
        <w:rPr>
          <w:color w:val="444444"/>
          <w:szCs w:val="24"/>
          <w:lang w:val="en"/>
        </w:rPr>
      </w:pPr>
    </w:p>
    <w:p w14:paraId="43A486DA" w14:textId="77777777" w:rsidR="005F39AA" w:rsidRDefault="00D35523">
      <w:pPr>
        <w:rPr>
          <w:color w:val="444444"/>
          <w:szCs w:val="24"/>
          <w:lang w:val="en"/>
        </w:rPr>
        <w:sectPr w:rsidR="005F39AA" w:rsidSect="00FA580C">
          <w:footerReference w:type="default" r:id="rId26"/>
          <w:pgSz w:w="12240" w:h="15840"/>
          <w:pgMar w:top="1440" w:right="1440" w:bottom="1440" w:left="1440" w:header="720" w:footer="720" w:gutter="0"/>
          <w:pgNumType w:start="1"/>
          <w:cols w:space="720"/>
        </w:sectPr>
      </w:pPr>
      <w:r>
        <w:rPr>
          <w:color w:val="444444"/>
          <w:szCs w:val="24"/>
          <w:lang w:val="en"/>
        </w:rPr>
        <w:br w:type="page"/>
      </w:r>
    </w:p>
    <w:p w14:paraId="19D63163" w14:textId="77777777" w:rsidR="00D35523" w:rsidRDefault="00D35523" w:rsidP="00B911B3">
      <w:pPr>
        <w:rPr>
          <w:color w:val="444444"/>
          <w:szCs w:val="24"/>
          <w:lang w:val="en"/>
        </w:rPr>
      </w:pPr>
    </w:p>
    <w:p w14:paraId="493174C9" w14:textId="77777777" w:rsidR="00D35523" w:rsidRPr="00D35523" w:rsidRDefault="00D35523" w:rsidP="00D35523">
      <w:pPr>
        <w:jc w:val="center"/>
        <w:rPr>
          <w:b/>
          <w:color w:val="444444"/>
          <w:sz w:val="28"/>
          <w:szCs w:val="28"/>
          <w:lang w:val="en"/>
        </w:rPr>
      </w:pPr>
      <w:r w:rsidRPr="00D35523">
        <w:rPr>
          <w:b/>
          <w:color w:val="444444"/>
          <w:sz w:val="28"/>
          <w:szCs w:val="28"/>
          <w:lang w:val="en"/>
        </w:rPr>
        <w:t>Appendix 1.  The Variable Volume Water Model: Full Documentation</w:t>
      </w:r>
    </w:p>
    <w:p w14:paraId="095A2A59" w14:textId="77777777" w:rsidR="00D35523" w:rsidRDefault="00D35523" w:rsidP="00B911B3">
      <w:pPr>
        <w:rPr>
          <w:color w:val="444444"/>
          <w:szCs w:val="24"/>
          <w:lang w:val="en"/>
        </w:rPr>
      </w:pPr>
    </w:p>
    <w:p w14:paraId="63175E50" w14:textId="77777777" w:rsidR="00D35523" w:rsidRDefault="00D35523" w:rsidP="00B911B3">
      <w:pPr>
        <w:rPr>
          <w:color w:val="444444"/>
          <w:szCs w:val="24"/>
          <w:lang w:val="en"/>
        </w:rPr>
      </w:pPr>
    </w:p>
    <w:p w14:paraId="128A15EE" w14:textId="77777777" w:rsidR="00D35523" w:rsidRDefault="00D35523" w:rsidP="00B911B3">
      <w:pPr>
        <w:rPr>
          <w:color w:val="444444"/>
          <w:szCs w:val="24"/>
          <w:lang w:val="en"/>
        </w:rPr>
      </w:pPr>
    </w:p>
    <w:p w14:paraId="56781065" w14:textId="77777777" w:rsidR="00D35523" w:rsidRDefault="00D35523" w:rsidP="00B911B3">
      <w:pPr>
        <w:rPr>
          <w:color w:val="444444"/>
          <w:szCs w:val="24"/>
          <w:lang w:val="en"/>
        </w:rPr>
      </w:pPr>
    </w:p>
    <w:p w14:paraId="5719D0BA" w14:textId="77777777" w:rsidR="00D35523" w:rsidRDefault="00D35523" w:rsidP="00B911B3">
      <w:pPr>
        <w:rPr>
          <w:color w:val="444444"/>
          <w:szCs w:val="24"/>
          <w:lang w:val="en"/>
        </w:rPr>
      </w:pPr>
    </w:p>
    <w:p w14:paraId="146947D7" w14:textId="77777777" w:rsidR="00D35523" w:rsidRDefault="00D35523" w:rsidP="00B911B3">
      <w:pPr>
        <w:rPr>
          <w:color w:val="444444"/>
          <w:szCs w:val="24"/>
          <w:lang w:val="en"/>
        </w:rPr>
      </w:pPr>
      <w:r>
        <w:rPr>
          <w:color w:val="444444"/>
          <w:szCs w:val="24"/>
          <w:lang w:val="en"/>
        </w:rPr>
        <w:br w:type="page"/>
      </w:r>
    </w:p>
    <w:p w14:paraId="25F5B589" w14:textId="77777777" w:rsidR="00D35523" w:rsidRDefault="00D35523" w:rsidP="00B911B3">
      <w:pPr>
        <w:rPr>
          <w:color w:val="444444"/>
          <w:szCs w:val="24"/>
          <w:lang w:val="en"/>
        </w:rPr>
      </w:pPr>
    </w:p>
    <w:p w14:paraId="5E42059C" w14:textId="77777777" w:rsidR="00D35523" w:rsidRDefault="00D35523" w:rsidP="00B911B3">
      <w:pPr>
        <w:rPr>
          <w:color w:val="444444"/>
          <w:szCs w:val="24"/>
          <w:lang w:val="en"/>
        </w:rPr>
      </w:pPr>
    </w:p>
    <w:p w14:paraId="25DE1E6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 w:val="32"/>
          <w:szCs w:val="32"/>
        </w:rPr>
      </w:pPr>
      <w:r w:rsidRPr="00D35523">
        <w:rPr>
          <w:rFonts w:ascii="Arial" w:eastAsia="Times New Roman" w:hAnsi="Arial" w:cs="Arial"/>
          <w:b/>
          <w:noProof/>
          <w:color w:val="404040"/>
          <w:sz w:val="20"/>
          <w:szCs w:val="20"/>
        </w:rPr>
        <w:drawing>
          <wp:anchor distT="0" distB="0" distL="114300" distR="114300" simplePos="0" relativeHeight="251662336" behindDoc="0" locked="0" layoutInCell="1" allowOverlap="1" wp14:anchorId="0C4A025F" wp14:editId="0E49B7ED">
            <wp:simplePos x="0" y="0"/>
            <wp:positionH relativeFrom="column">
              <wp:posOffset>-161925</wp:posOffset>
            </wp:positionH>
            <wp:positionV relativeFrom="paragraph">
              <wp:posOffset>-338455</wp:posOffset>
            </wp:positionV>
            <wp:extent cx="1287780" cy="511810"/>
            <wp:effectExtent l="19050" t="0" r="7620" b="0"/>
            <wp:wrapSquare wrapText="bothSides"/>
            <wp:docPr id="16" name="Picture 16" descr="epa_logo_vert_mediu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_logo_vert_medium.tif"/>
                    <pic:cNvPicPr/>
                  </pic:nvPicPr>
                  <pic:blipFill>
                    <a:blip r:embed="rId8" cstate="print"/>
                    <a:stretch>
                      <a:fillRect/>
                    </a:stretch>
                  </pic:blipFill>
                  <pic:spPr>
                    <a:xfrm>
                      <a:off x="0" y="0"/>
                      <a:ext cx="1287780" cy="511810"/>
                    </a:xfrm>
                    <a:prstGeom prst="rect">
                      <a:avLst/>
                    </a:prstGeom>
                  </pic:spPr>
                </pic:pic>
              </a:graphicData>
            </a:graphic>
          </wp:anchor>
        </w:drawing>
      </w:r>
    </w:p>
    <w:p w14:paraId="5540D1AC"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32B88A2D" w14:textId="77777777" w:rsid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6C99C041" w14:textId="77777777" w:rsid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61716AA2"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r w:rsidRPr="00D35523">
        <w:rPr>
          <w:rFonts w:eastAsia="Times New Roman" w:cs="Times New Roman"/>
          <w:b/>
          <w:sz w:val="32"/>
          <w:szCs w:val="32"/>
        </w:rPr>
        <w:t xml:space="preserve">The Variable Volume Water Model </w:t>
      </w:r>
    </w:p>
    <w:p w14:paraId="5714ADC7"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4F5B9ED5"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08E92EAB"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r w:rsidRPr="00D35523">
        <w:rPr>
          <w:rFonts w:eastAsia="Times New Roman" w:cs="Times New Roman"/>
          <w:b/>
          <w:sz w:val="32"/>
          <w:szCs w:val="32"/>
        </w:rPr>
        <w:t>USEPA/OPP 734F14003</w:t>
      </w:r>
    </w:p>
    <w:p w14:paraId="74B00F10"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213EDAD1"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14:paraId="035D3D1A"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28"/>
          <w:szCs w:val="28"/>
        </w:rPr>
      </w:pPr>
      <w:r w:rsidRPr="00D35523">
        <w:rPr>
          <w:rFonts w:eastAsia="Times New Roman" w:cs="Times New Roman"/>
          <w:b/>
          <w:sz w:val="28"/>
          <w:szCs w:val="28"/>
        </w:rPr>
        <w:t>June 26, 2014</w:t>
      </w:r>
    </w:p>
    <w:p w14:paraId="2AFDB24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1AC876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2D4980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0D8EAD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CB5C04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39D2D0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FD5D80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9CCBCD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E753E1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2DC358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4FF2E5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CA1FB2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D2CD37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BB892C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2E4D33B"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p>
    <w:p w14:paraId="7F887BEF"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Dirk F. Young</w:t>
      </w:r>
    </w:p>
    <w:p w14:paraId="3207898B"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Environmental Fate and Effects Division</w:t>
      </w:r>
    </w:p>
    <w:p w14:paraId="66346DF0"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Office of Pesticide Programs</w:t>
      </w:r>
    </w:p>
    <w:p w14:paraId="046A853B"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U.S. Environmental Protection Agency</w:t>
      </w:r>
    </w:p>
    <w:p w14:paraId="0585D146"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Washington, D.C. 20460</w:t>
      </w:r>
    </w:p>
    <w:p w14:paraId="79BA1DAD"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p>
    <w:p w14:paraId="74117F57" w14:textId="77777777"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sectPr w:rsidR="00D35523" w:rsidRPr="00D35523" w:rsidSect="00FA580C">
          <w:footerReference w:type="default" r:id="rId27"/>
          <w:pgSz w:w="12240" w:h="15840"/>
          <w:pgMar w:top="1440" w:right="1440" w:bottom="1440" w:left="1440" w:header="720" w:footer="720" w:gutter="0"/>
          <w:pgNumType w:start="1"/>
          <w:cols w:space="720"/>
        </w:sectPr>
      </w:pPr>
    </w:p>
    <w:sdt>
      <w:sdtPr>
        <w:rPr>
          <w:rFonts w:eastAsia="Times New Roman" w:cs="Times New Roman"/>
          <w:szCs w:val="20"/>
        </w:rPr>
        <w:id w:val="348330655"/>
        <w:docPartObj>
          <w:docPartGallery w:val="Table of Contents"/>
          <w:docPartUnique/>
        </w:docPartObj>
      </w:sdtPr>
      <w:sdtEndPr/>
      <w:sdtContent>
        <w:p w14:paraId="5E4F126E" w14:textId="77777777" w:rsidR="00D35523" w:rsidRPr="00D35523" w:rsidRDefault="00D35523" w:rsidP="00D35523">
          <w:pPr>
            <w:keepNext/>
            <w:keepLines/>
            <w:spacing w:after="0" w:line="276" w:lineRule="auto"/>
            <w:rPr>
              <w:rFonts w:ascii="Cambria" w:eastAsia="Times New Roman" w:hAnsi="Cambria" w:cs="Times New Roman"/>
              <w:b/>
              <w:bCs/>
              <w:color w:val="365F91"/>
              <w:sz w:val="28"/>
              <w:szCs w:val="28"/>
            </w:rPr>
          </w:pPr>
          <w:r w:rsidRPr="00D35523">
            <w:rPr>
              <w:rFonts w:eastAsia="Times New Roman" w:cs="Times New Roman"/>
              <w:b/>
              <w:bCs/>
              <w:sz w:val="32"/>
              <w:szCs w:val="32"/>
            </w:rPr>
            <w:t>Contents</w:t>
          </w:r>
        </w:p>
        <w:p w14:paraId="1A830079" w14:textId="77777777" w:rsidR="00D35523" w:rsidRPr="00D35523" w:rsidRDefault="00D35523"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r w:rsidRPr="00D35523">
            <w:rPr>
              <w:rFonts w:eastAsia="Times New Roman" w:cs="Times New Roman"/>
              <w:szCs w:val="20"/>
            </w:rPr>
            <w:fldChar w:fldCharType="begin"/>
          </w:r>
          <w:r w:rsidRPr="00D35523">
            <w:rPr>
              <w:rFonts w:eastAsia="Times New Roman" w:cs="Times New Roman"/>
              <w:szCs w:val="20"/>
            </w:rPr>
            <w:instrText xml:space="preserve"> TOC \o "1-3" \h \z \u </w:instrText>
          </w:r>
          <w:r w:rsidRPr="00D35523">
            <w:rPr>
              <w:rFonts w:eastAsia="Times New Roman" w:cs="Times New Roman"/>
              <w:szCs w:val="20"/>
            </w:rPr>
            <w:fldChar w:fldCharType="separate"/>
          </w:r>
          <w:hyperlink w:anchor="_Toc380493482" w:history="1">
            <w:r w:rsidRPr="00D35523">
              <w:rPr>
                <w:rFonts w:eastAsia="Times New Roman" w:cs="Times New Roman"/>
                <w:noProof/>
                <w:color w:val="0000FF"/>
                <w:szCs w:val="20"/>
                <w:u w:val="single"/>
              </w:rPr>
              <w:t>1</w:t>
            </w:r>
            <w:r w:rsidRPr="00D35523">
              <w:rPr>
                <w:rFonts w:ascii="Calibri" w:eastAsia="Times New Roman" w:hAnsi="Calibri" w:cs="Times New Roman"/>
                <w:noProof/>
                <w:sz w:val="22"/>
              </w:rPr>
              <w:tab/>
            </w:r>
            <w:r w:rsidRPr="00D35523">
              <w:rPr>
                <w:rFonts w:eastAsia="Times New Roman" w:cs="Times New Roman"/>
                <w:noProof/>
                <w:color w:val="0000FF"/>
                <w:szCs w:val="20"/>
                <w:u w:val="single"/>
              </w:rPr>
              <w:t>Introduction</w:t>
            </w:r>
            <w:r w:rsidRPr="00D35523">
              <w:rPr>
                <w:rFonts w:eastAsia="Times New Roman" w:cs="Times New Roman"/>
                <w:noProof/>
                <w:webHidden/>
                <w:szCs w:val="20"/>
              </w:rPr>
              <w:tab/>
            </w:r>
            <w:r w:rsidRPr="00D35523">
              <w:rPr>
                <w:rFonts w:eastAsia="Times New Roman" w:cs="Times New Roman"/>
                <w:noProof/>
                <w:webHidden/>
                <w:szCs w:val="20"/>
              </w:rPr>
              <w:fldChar w:fldCharType="begin"/>
            </w:r>
            <w:r w:rsidRPr="00D35523">
              <w:rPr>
                <w:rFonts w:eastAsia="Times New Roman" w:cs="Times New Roman"/>
                <w:noProof/>
                <w:webHidden/>
                <w:szCs w:val="20"/>
              </w:rPr>
              <w:instrText xml:space="preserve"> PAGEREF _Toc380493482 \h </w:instrText>
            </w:r>
            <w:r w:rsidRPr="00D35523">
              <w:rPr>
                <w:rFonts w:eastAsia="Times New Roman" w:cs="Times New Roman"/>
                <w:noProof/>
                <w:webHidden/>
                <w:szCs w:val="20"/>
              </w:rPr>
            </w:r>
            <w:r w:rsidRPr="00D35523">
              <w:rPr>
                <w:rFonts w:eastAsia="Times New Roman" w:cs="Times New Roman"/>
                <w:noProof/>
                <w:webHidden/>
                <w:szCs w:val="20"/>
              </w:rPr>
              <w:fldChar w:fldCharType="separate"/>
            </w:r>
            <w:r w:rsidRPr="00D35523">
              <w:rPr>
                <w:rFonts w:eastAsia="Times New Roman" w:cs="Times New Roman"/>
                <w:noProof/>
                <w:webHidden/>
                <w:szCs w:val="20"/>
              </w:rPr>
              <w:t>1</w:t>
            </w:r>
            <w:r w:rsidRPr="00D35523">
              <w:rPr>
                <w:rFonts w:eastAsia="Times New Roman" w:cs="Times New Roman"/>
                <w:noProof/>
                <w:webHidden/>
                <w:szCs w:val="20"/>
              </w:rPr>
              <w:fldChar w:fldCharType="end"/>
            </w:r>
          </w:hyperlink>
        </w:p>
        <w:p w14:paraId="2EB5D4C3" w14:textId="77777777" w:rsidR="00D35523" w:rsidRPr="00D35523" w:rsidRDefault="00E659F4"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483" w:history="1">
            <w:r w:rsidR="00D35523" w:rsidRPr="00D35523">
              <w:rPr>
                <w:rFonts w:eastAsia="Times New Roman" w:cs="Times New Roman"/>
                <w:noProof/>
                <w:color w:val="0000FF"/>
                <w:szCs w:val="20"/>
                <w:u w:val="single"/>
              </w:rPr>
              <w:t>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The Varying Volume Water Body Model</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w:t>
            </w:r>
            <w:r w:rsidR="00D35523" w:rsidRPr="00D35523">
              <w:rPr>
                <w:rFonts w:eastAsia="Times New Roman" w:cs="Times New Roman"/>
                <w:noProof/>
                <w:webHidden/>
                <w:szCs w:val="20"/>
              </w:rPr>
              <w:fldChar w:fldCharType="end"/>
            </w:r>
          </w:hyperlink>
        </w:p>
        <w:p w14:paraId="10AFF62A"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84" w:history="1">
            <w:r w:rsidR="00D35523" w:rsidRPr="00D35523">
              <w:rPr>
                <w:rFonts w:eastAsia="Times New Roman" w:cs="Times New Roman"/>
                <w:noProof/>
                <w:color w:val="0000FF"/>
                <w:szCs w:val="20"/>
                <w:u w:val="single"/>
              </w:rPr>
              <w:t>2.1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Conceptualization and Mathematics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w:t>
            </w:r>
            <w:r w:rsidR="00D35523" w:rsidRPr="00D35523">
              <w:rPr>
                <w:rFonts w:eastAsia="Times New Roman" w:cs="Times New Roman"/>
                <w:noProof/>
                <w:webHidden/>
                <w:szCs w:val="20"/>
              </w:rPr>
              <w:fldChar w:fldCharType="end"/>
            </w:r>
          </w:hyperlink>
        </w:p>
        <w:p w14:paraId="49835B03"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85" w:history="1">
            <w:r w:rsidR="00D35523" w:rsidRPr="00D35523">
              <w:rPr>
                <w:rFonts w:eastAsia="Times New Roman" w:cs="Times New Roman"/>
                <w:noProof/>
                <w:color w:val="0000FF"/>
                <w:szCs w:val="20"/>
                <w:u w:val="single"/>
              </w:rPr>
              <w:t>2.2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Solute Holding Capacity Ratio (</w:t>
            </w:r>
            <w:r w:rsidR="00D35523" w:rsidRPr="00D35523">
              <w:rPr>
                <w:rFonts w:eastAsia="Times New Roman" w:cs="Times New Roman"/>
                <w:noProof/>
                <w:color w:val="0000FF"/>
                <w:szCs w:val="20"/>
                <w:u w:val="single"/>
              </w:rPr>
              <w:sym w:font="Symbol" w:char="F051"/>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5</w:t>
            </w:r>
            <w:r w:rsidR="00D35523" w:rsidRPr="00D35523">
              <w:rPr>
                <w:rFonts w:eastAsia="Times New Roman" w:cs="Times New Roman"/>
                <w:noProof/>
                <w:webHidden/>
                <w:szCs w:val="20"/>
              </w:rPr>
              <w:fldChar w:fldCharType="end"/>
            </w:r>
          </w:hyperlink>
        </w:p>
        <w:p w14:paraId="4F474CF1"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86" w:history="1">
            <w:r w:rsidR="00D35523" w:rsidRPr="00D35523">
              <w:rPr>
                <w:rFonts w:eastAsia="Times New Roman" w:cs="Times New Roman"/>
                <w:noProof/>
                <w:color w:val="0000FF"/>
                <w:szCs w:val="20"/>
                <w:u w:val="single"/>
              </w:rPr>
              <w:t>2.3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Effective Water Column Dissipation (</w:t>
            </w:r>
            <w:r w:rsidR="00D35523" w:rsidRPr="00D35523">
              <w:rPr>
                <w:rFonts w:eastAsia="Times New Roman" w:cs="Times New Roman"/>
                <w:noProof/>
                <w:color w:val="0000FF"/>
                <w:szCs w:val="20"/>
                <w:u w:val="single"/>
              </w:rPr>
              <w:sym w:font="Symbol" w:char="F047"/>
            </w:r>
            <w:r w:rsidR="00D35523" w:rsidRPr="00D35523">
              <w:rPr>
                <w:rFonts w:eastAsia="Times New Roman" w:cs="Times New Roman"/>
                <w:noProof/>
                <w:color w:val="0000FF"/>
                <w:szCs w:val="20"/>
                <w:u w:val="single"/>
                <w:vertAlign w:val="subscript"/>
              </w:rPr>
              <w:t>1</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6</w:t>
            </w:r>
            <w:r w:rsidR="00D35523" w:rsidRPr="00D35523">
              <w:rPr>
                <w:rFonts w:eastAsia="Times New Roman" w:cs="Times New Roman"/>
                <w:noProof/>
                <w:webHidden/>
                <w:szCs w:val="20"/>
              </w:rPr>
              <w:fldChar w:fldCharType="end"/>
            </w:r>
          </w:hyperlink>
        </w:p>
        <w:p w14:paraId="7D5FA4FF"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87" w:history="1">
            <w:r w:rsidR="00D35523" w:rsidRPr="00D35523">
              <w:rPr>
                <w:rFonts w:eastAsia="Times New Roman" w:cs="Times New Roman"/>
                <w:noProof/>
                <w:color w:val="0000FF"/>
                <w:szCs w:val="20"/>
                <w:u w:val="single"/>
              </w:rPr>
              <w:t>2.3.1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 xml:space="preserve">Hydrologic Washout </w:t>
            </w:r>
            <w:r w:rsidR="00D35523" w:rsidRPr="00D35523">
              <w:rPr>
                <w:rFonts w:eastAsia="Times New Roman" w:cs="Times New Roman"/>
                <w:noProof/>
                <w:position w:val="-32"/>
                <w:szCs w:val="20"/>
              </w:rPr>
              <w:object w:dxaOrig="580" w:dyaOrig="760" w14:anchorId="3D21C887">
                <v:shape id="_x0000_i1025" type="#_x0000_t75" style="width:29.25pt;height:38.25pt" o:ole="">
                  <v:imagedata r:id="rId28" o:title=""/>
                </v:shape>
                <o:OLEObject Type="Embed" ProgID="Equation.3" ShapeID="_x0000_i1025" DrawAspect="Content" ObjectID="_1594703741" r:id="rId29"/>
              </w:objec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6</w:t>
            </w:r>
            <w:r w:rsidR="00D35523" w:rsidRPr="00D35523">
              <w:rPr>
                <w:rFonts w:eastAsia="Times New Roman" w:cs="Times New Roman"/>
                <w:noProof/>
                <w:webHidden/>
                <w:szCs w:val="20"/>
              </w:rPr>
              <w:fldChar w:fldCharType="end"/>
            </w:r>
          </w:hyperlink>
        </w:p>
        <w:p w14:paraId="5949B69B"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88" w:history="1">
            <w:r w:rsidR="00D35523" w:rsidRPr="00D35523">
              <w:rPr>
                <w:rFonts w:eastAsia="Times New Roman" w:cs="Times New Roman"/>
                <w:noProof/>
                <w:color w:val="0000FF"/>
                <w:szCs w:val="20"/>
                <w:u w:val="single"/>
              </w:rPr>
              <w:t>2.3.2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Metabolism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bio_1</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6</w:t>
            </w:r>
            <w:r w:rsidR="00D35523" w:rsidRPr="00D35523">
              <w:rPr>
                <w:rFonts w:eastAsia="Times New Roman" w:cs="Times New Roman"/>
                <w:noProof/>
                <w:webHidden/>
                <w:szCs w:val="20"/>
              </w:rPr>
              <w:fldChar w:fldCharType="end"/>
            </w:r>
          </w:hyperlink>
        </w:p>
        <w:p w14:paraId="7BEF4EC4"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89" w:history="1">
            <w:r w:rsidR="00D35523" w:rsidRPr="00D35523">
              <w:rPr>
                <w:rFonts w:eastAsia="Times New Roman" w:cs="Times New Roman"/>
                <w:noProof/>
                <w:color w:val="0000FF"/>
                <w:szCs w:val="20"/>
                <w:u w:val="single"/>
              </w:rPr>
              <w:t>2.3.3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Hydrolysis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hydr_1</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7</w:t>
            </w:r>
            <w:r w:rsidR="00D35523" w:rsidRPr="00D35523">
              <w:rPr>
                <w:rFonts w:eastAsia="Times New Roman" w:cs="Times New Roman"/>
                <w:noProof/>
                <w:webHidden/>
                <w:szCs w:val="20"/>
              </w:rPr>
              <w:fldChar w:fldCharType="end"/>
            </w:r>
          </w:hyperlink>
        </w:p>
        <w:p w14:paraId="26ADBC13"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0" w:history="1">
            <w:r w:rsidR="00D35523" w:rsidRPr="00D35523">
              <w:rPr>
                <w:rFonts w:eastAsia="Times New Roman" w:cs="Times New Roman"/>
                <w:noProof/>
                <w:color w:val="0000FF"/>
                <w:szCs w:val="20"/>
                <w:u w:val="single"/>
              </w:rPr>
              <w:t>2.3.4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Photolysis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photo</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7</w:t>
            </w:r>
            <w:r w:rsidR="00D35523" w:rsidRPr="00D35523">
              <w:rPr>
                <w:rFonts w:eastAsia="Times New Roman" w:cs="Times New Roman"/>
                <w:noProof/>
                <w:webHidden/>
                <w:szCs w:val="20"/>
              </w:rPr>
              <w:fldChar w:fldCharType="end"/>
            </w:r>
          </w:hyperlink>
        </w:p>
        <w:p w14:paraId="7214FCF1"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1" w:history="1">
            <w:r w:rsidR="00D35523" w:rsidRPr="00D35523">
              <w:rPr>
                <w:rFonts w:eastAsia="Times New Roman" w:cs="Times New Roman"/>
                <w:noProof/>
                <w:color w:val="0000FF"/>
                <w:szCs w:val="20"/>
                <w:u w:val="single"/>
              </w:rPr>
              <w:t>2.3.5</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Volatilization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volatilization</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_Toc380493491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8</w:t>
            </w:r>
            <w:r w:rsidR="00D35523" w:rsidRPr="00D35523">
              <w:rPr>
                <w:rFonts w:eastAsia="Times New Roman" w:cs="Times New Roman"/>
                <w:noProof/>
                <w:webHidden/>
                <w:szCs w:val="20"/>
              </w:rPr>
              <w:fldChar w:fldCharType="end"/>
            </w:r>
          </w:hyperlink>
        </w:p>
        <w:p w14:paraId="2A3893CD"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2" w:history="1">
            <w:r w:rsidR="00D35523" w:rsidRPr="00D35523">
              <w:rPr>
                <w:rFonts w:eastAsia="Times New Roman" w:cs="Times New Roman"/>
                <w:noProof/>
                <w:color w:val="0000FF"/>
                <w:szCs w:val="20"/>
                <w:u w:val="single"/>
              </w:rPr>
              <w:t>2.4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Effective Benthic Region Dissipation (</w:t>
            </w:r>
            <w:r w:rsidR="00D35523" w:rsidRPr="00D35523">
              <w:rPr>
                <w:rFonts w:eastAsia="Times New Roman" w:cs="Times New Roman"/>
                <w:noProof/>
                <w:color w:val="0000FF"/>
                <w:szCs w:val="20"/>
                <w:u w:val="single"/>
              </w:rPr>
              <w:sym w:font="Symbol" w:char="F047"/>
            </w:r>
            <w:r w:rsidR="00D35523" w:rsidRPr="00D35523">
              <w:rPr>
                <w:rFonts w:eastAsia="Times New Roman" w:cs="Times New Roman"/>
                <w:noProof/>
                <w:color w:val="0000FF"/>
                <w:szCs w:val="20"/>
                <w:u w:val="single"/>
                <w:vertAlign w:val="subscript"/>
              </w:rPr>
              <w:t>2</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_Toc380493492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11</w:t>
            </w:r>
            <w:r w:rsidR="00D35523" w:rsidRPr="00D35523">
              <w:rPr>
                <w:rFonts w:eastAsia="Times New Roman" w:cs="Times New Roman"/>
                <w:noProof/>
                <w:webHidden/>
                <w:szCs w:val="20"/>
              </w:rPr>
              <w:fldChar w:fldCharType="end"/>
            </w:r>
          </w:hyperlink>
        </w:p>
        <w:p w14:paraId="578AE8D4"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3" w:history="1">
            <w:r w:rsidR="00D35523" w:rsidRPr="00D35523">
              <w:rPr>
                <w:rFonts w:eastAsia="Times New Roman" w:cs="Times New Roman"/>
                <w:noProof/>
                <w:color w:val="0000FF"/>
                <w:szCs w:val="20"/>
                <w:u w:val="single"/>
              </w:rPr>
              <w:t>2.4.1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Benthic Hydrolysis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hydr_2</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11</w:t>
            </w:r>
            <w:r w:rsidR="00D35523" w:rsidRPr="00D35523">
              <w:rPr>
                <w:rFonts w:eastAsia="Times New Roman" w:cs="Times New Roman"/>
                <w:noProof/>
                <w:webHidden/>
                <w:szCs w:val="20"/>
              </w:rPr>
              <w:fldChar w:fldCharType="end"/>
            </w:r>
          </w:hyperlink>
        </w:p>
        <w:p w14:paraId="0712E031"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4" w:history="1">
            <w:r w:rsidR="00D35523" w:rsidRPr="00D35523">
              <w:rPr>
                <w:rFonts w:eastAsia="Times New Roman" w:cs="Times New Roman"/>
                <w:noProof/>
                <w:color w:val="0000FF"/>
                <w:szCs w:val="20"/>
                <w:u w:val="single"/>
              </w:rPr>
              <w:t>2.4.2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Benthic Metabolism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bio_2</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11</w:t>
            </w:r>
            <w:r w:rsidR="00D35523" w:rsidRPr="00D35523">
              <w:rPr>
                <w:rFonts w:eastAsia="Times New Roman" w:cs="Times New Roman"/>
                <w:noProof/>
                <w:webHidden/>
                <w:szCs w:val="20"/>
              </w:rPr>
              <w:fldChar w:fldCharType="end"/>
            </w:r>
          </w:hyperlink>
        </w:p>
        <w:p w14:paraId="7A2F5CBD"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5" w:history="1">
            <w:r w:rsidR="00D35523" w:rsidRPr="00D35523">
              <w:rPr>
                <w:rFonts w:eastAsia="Times New Roman" w:cs="Times New Roman"/>
                <w:noProof/>
                <w:color w:val="0000FF"/>
                <w:szCs w:val="20"/>
                <w:u w:val="single"/>
              </w:rPr>
              <w:t>2.5</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Mass Transfer Coefficient (</w:t>
            </w:r>
            <w:r w:rsidR="00D35523" w:rsidRPr="00D35523">
              <w:rPr>
                <w:rFonts w:eastAsia="Times New Roman" w:cs="Times New Roman"/>
                <w:noProof/>
                <w:color w:val="0000FF"/>
                <w:szCs w:val="20"/>
                <w:u w:val="single"/>
              </w:rPr>
              <w:sym w:font="Symbol" w:char="F057"/>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12</w:t>
            </w:r>
            <w:r w:rsidR="00D35523" w:rsidRPr="00D35523">
              <w:rPr>
                <w:rFonts w:eastAsia="Times New Roman" w:cs="Times New Roman"/>
                <w:noProof/>
                <w:webHidden/>
                <w:szCs w:val="20"/>
              </w:rPr>
              <w:fldChar w:fldCharType="end"/>
            </w:r>
          </w:hyperlink>
        </w:p>
        <w:p w14:paraId="0605AD8F"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6" w:history="1">
            <w:r w:rsidR="00D35523" w:rsidRPr="00D35523">
              <w:rPr>
                <w:rFonts w:eastAsia="Times New Roman" w:cs="Times New Roman"/>
                <w:noProof/>
                <w:color w:val="0000FF"/>
                <w:szCs w:val="20"/>
                <w:u w:val="single"/>
              </w:rPr>
              <w:t>2.6</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Daily Piecewise Calculations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14</w:t>
            </w:r>
            <w:r w:rsidR="00D35523" w:rsidRPr="00D35523">
              <w:rPr>
                <w:rFonts w:eastAsia="Times New Roman" w:cs="Times New Roman"/>
                <w:noProof/>
                <w:webHidden/>
                <w:szCs w:val="20"/>
              </w:rPr>
              <w:fldChar w:fldCharType="end"/>
            </w:r>
          </w:hyperlink>
        </w:p>
        <w:p w14:paraId="22DFF3D5"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7" w:history="1">
            <w:r w:rsidR="00D35523" w:rsidRPr="00D35523">
              <w:rPr>
                <w:rFonts w:eastAsia="Times New Roman" w:cs="Times New Roman"/>
                <w:noProof/>
                <w:color w:val="0000FF"/>
                <w:szCs w:val="20"/>
                <w:u w:val="single"/>
              </w:rPr>
              <w:t>2.6.1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Volume Calculations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14</w:t>
            </w:r>
            <w:r w:rsidR="00D35523" w:rsidRPr="00D35523">
              <w:rPr>
                <w:rFonts w:eastAsia="Times New Roman" w:cs="Times New Roman"/>
                <w:noProof/>
                <w:webHidden/>
                <w:szCs w:val="20"/>
              </w:rPr>
              <w:fldChar w:fldCharType="end"/>
            </w:r>
          </w:hyperlink>
        </w:p>
        <w:p w14:paraId="049A04A7"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8" w:history="1">
            <w:r w:rsidR="00D35523" w:rsidRPr="00D35523">
              <w:rPr>
                <w:rFonts w:eastAsia="Times New Roman" w:cs="Times New Roman"/>
                <w:noProof/>
                <w:color w:val="0000FF"/>
                <w:szCs w:val="20"/>
                <w:u w:val="single"/>
              </w:rPr>
              <w:t>2.6.2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Initial Conditions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14</w:t>
            </w:r>
            <w:r w:rsidR="00D35523" w:rsidRPr="00D35523">
              <w:rPr>
                <w:rFonts w:eastAsia="Times New Roman" w:cs="Times New Roman"/>
                <w:noProof/>
                <w:webHidden/>
                <w:szCs w:val="20"/>
              </w:rPr>
              <w:fldChar w:fldCharType="end"/>
            </w:r>
          </w:hyperlink>
        </w:p>
        <w:p w14:paraId="23B13F14"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9" w:history="1">
            <w:r w:rsidR="00D35523" w:rsidRPr="00D35523">
              <w:rPr>
                <w:rFonts w:eastAsia="Times New Roman" w:cs="Times New Roman"/>
                <w:noProof/>
                <w:color w:val="0000FF"/>
                <w:szCs w:val="20"/>
                <w:u w:val="single"/>
              </w:rPr>
              <w:t>2.7</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Analytical Solution</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15</w:t>
            </w:r>
            <w:r w:rsidR="00D35523" w:rsidRPr="00D35523">
              <w:rPr>
                <w:rFonts w:eastAsia="Times New Roman" w:cs="Times New Roman"/>
                <w:noProof/>
                <w:webHidden/>
                <w:szCs w:val="20"/>
              </w:rPr>
              <w:fldChar w:fldCharType="end"/>
            </w:r>
          </w:hyperlink>
        </w:p>
        <w:p w14:paraId="61CDB5E2" w14:textId="77777777" w:rsidR="00D35523" w:rsidRPr="00D35523" w:rsidRDefault="00E659F4"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00" w:history="1">
            <w:r w:rsidR="00D35523" w:rsidRPr="00D35523">
              <w:rPr>
                <w:rFonts w:eastAsia="Times New Roman" w:cs="Times New Roman"/>
                <w:noProof/>
                <w:color w:val="0000FF"/>
                <w:szCs w:val="20"/>
                <w:u w:val="single"/>
              </w:rPr>
              <w:t>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The USEPA Standard Water Bodies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16</w:t>
            </w:r>
            <w:r w:rsidR="00D35523" w:rsidRPr="00D35523">
              <w:rPr>
                <w:rFonts w:eastAsia="Times New Roman" w:cs="Times New Roman"/>
                <w:noProof/>
                <w:webHidden/>
                <w:szCs w:val="20"/>
              </w:rPr>
              <w:fldChar w:fldCharType="end"/>
            </w:r>
          </w:hyperlink>
        </w:p>
        <w:p w14:paraId="2BC79437"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1" w:history="1">
            <w:r w:rsidR="00D35523" w:rsidRPr="00D35523">
              <w:rPr>
                <w:rFonts w:eastAsia="Times New Roman" w:cs="Times New Roman"/>
                <w:noProof/>
                <w:color w:val="0000FF"/>
                <w:szCs w:val="20"/>
                <w:u w:val="single"/>
              </w:rPr>
              <w:t>3.1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Farm Pond</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_Toc380493501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19</w:t>
            </w:r>
            <w:r w:rsidR="00D35523" w:rsidRPr="00D35523">
              <w:rPr>
                <w:rFonts w:eastAsia="Times New Roman" w:cs="Times New Roman"/>
                <w:noProof/>
                <w:webHidden/>
                <w:szCs w:val="20"/>
              </w:rPr>
              <w:fldChar w:fldCharType="end"/>
            </w:r>
          </w:hyperlink>
        </w:p>
        <w:p w14:paraId="228DD826"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2" w:history="1">
            <w:r w:rsidR="00D35523" w:rsidRPr="00D35523">
              <w:rPr>
                <w:rFonts w:eastAsia="Times New Roman" w:cs="Times New Roman"/>
                <w:noProof/>
                <w:color w:val="0000FF"/>
                <w:szCs w:val="20"/>
                <w:u w:val="single"/>
              </w:rPr>
              <w:t>3.2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Index Reservoir</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_Toc380493502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14:paraId="36A9FF4C"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3" w:history="1">
            <w:r w:rsidR="00D35523" w:rsidRPr="00D35523">
              <w:rPr>
                <w:rFonts w:eastAsia="Times New Roman" w:cs="Times New Roman"/>
                <w:noProof/>
                <w:color w:val="0000FF"/>
                <w:szCs w:val="20"/>
                <w:u w:val="single"/>
              </w:rPr>
              <w:t>3.3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Custom Water Body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14:paraId="32B3EA1E" w14:textId="77777777" w:rsidR="00D35523" w:rsidRPr="00D35523" w:rsidRDefault="00E659F4"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04" w:history="1">
            <w:r w:rsidR="00D35523" w:rsidRPr="00D35523">
              <w:rPr>
                <w:rFonts w:eastAsia="Times New Roman" w:cs="Times New Roman"/>
                <w:noProof/>
                <w:color w:val="0000FF"/>
                <w:szCs w:val="20"/>
                <w:u w:val="single"/>
              </w:rPr>
              <w:t>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VVWM Evaluations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14:paraId="3B293CC4"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5" w:history="1">
            <w:r w:rsidR="00D35523" w:rsidRPr="00D35523">
              <w:rPr>
                <w:rFonts w:eastAsia="Times New Roman" w:cs="Times New Roman"/>
                <w:noProof/>
                <w:color w:val="0000FF"/>
                <w:szCs w:val="20"/>
                <w:u w:val="single"/>
              </w:rPr>
              <w:t>4.1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Solute Holding Capacity Ratio Sensitivity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14:paraId="380D0A10"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6" w:history="1">
            <w:r w:rsidR="00D35523" w:rsidRPr="00D35523">
              <w:rPr>
                <w:rFonts w:eastAsia="Times New Roman" w:cs="Times New Roman"/>
                <w:noProof/>
                <w:color w:val="0000FF"/>
                <w:szCs w:val="20"/>
                <w:u w:val="single"/>
              </w:rPr>
              <w:t>4.2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Washout and Overflow Sensitivity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22</w:t>
            </w:r>
            <w:r w:rsidR="00D35523" w:rsidRPr="00D35523">
              <w:rPr>
                <w:rFonts w:eastAsia="Times New Roman" w:cs="Times New Roman"/>
                <w:noProof/>
                <w:webHidden/>
                <w:szCs w:val="20"/>
              </w:rPr>
              <w:fldChar w:fldCharType="end"/>
            </w:r>
          </w:hyperlink>
        </w:p>
        <w:p w14:paraId="6747E000"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7" w:history="1">
            <w:r w:rsidR="00D35523" w:rsidRPr="00D35523">
              <w:rPr>
                <w:rFonts w:eastAsia="Times New Roman" w:cs="Times New Roman"/>
                <w:noProof/>
                <w:color w:val="0000FF"/>
                <w:szCs w:val="20"/>
                <w:u w:val="single"/>
              </w:rPr>
              <w:t>4.3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Photolysis Sensitivity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24</w:t>
            </w:r>
            <w:r w:rsidR="00D35523" w:rsidRPr="00D35523">
              <w:rPr>
                <w:rFonts w:eastAsia="Times New Roman" w:cs="Times New Roman"/>
                <w:noProof/>
                <w:webHidden/>
                <w:szCs w:val="20"/>
              </w:rPr>
              <w:fldChar w:fldCharType="end"/>
            </w:r>
          </w:hyperlink>
        </w:p>
        <w:p w14:paraId="4B69582F"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8" w:history="1">
            <w:r w:rsidR="00D35523" w:rsidRPr="00D35523">
              <w:rPr>
                <w:rFonts w:eastAsia="Times New Roman" w:cs="Times New Roman"/>
                <w:noProof/>
                <w:color w:val="0000FF"/>
                <w:szCs w:val="20"/>
                <w:u w:val="single"/>
              </w:rPr>
              <w:t>4.4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Volatilization</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26</w:t>
            </w:r>
            <w:r w:rsidR="00D35523" w:rsidRPr="00D35523">
              <w:rPr>
                <w:rFonts w:eastAsia="Times New Roman" w:cs="Times New Roman"/>
                <w:noProof/>
                <w:webHidden/>
                <w:szCs w:val="20"/>
              </w:rPr>
              <w:fldChar w:fldCharType="end"/>
            </w:r>
          </w:hyperlink>
        </w:p>
        <w:p w14:paraId="2368EA67" w14:textId="77777777" w:rsidR="00D35523" w:rsidRPr="00D35523" w:rsidRDefault="00E659F4"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09" w:history="1">
            <w:r w:rsidR="00D35523" w:rsidRPr="00D35523">
              <w:rPr>
                <w:rFonts w:eastAsia="Times New Roman" w:cs="Times New Roman"/>
                <w:noProof/>
                <w:color w:val="0000FF"/>
                <w:szCs w:val="20"/>
                <w:u w:val="single"/>
              </w:rPr>
              <w:t>5</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Testing and Comparison of VVWM Solution with EXAMS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28</w:t>
            </w:r>
            <w:r w:rsidR="00D35523" w:rsidRPr="00D35523">
              <w:rPr>
                <w:rFonts w:eastAsia="Times New Roman" w:cs="Times New Roman"/>
                <w:noProof/>
                <w:webHidden/>
                <w:szCs w:val="20"/>
              </w:rPr>
              <w:fldChar w:fldCharType="end"/>
            </w:r>
          </w:hyperlink>
        </w:p>
        <w:p w14:paraId="0AF53768" w14:textId="77777777" w:rsidR="00D35523" w:rsidRPr="00D35523" w:rsidRDefault="00E659F4"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10" w:history="1">
            <w:r w:rsidR="00D35523" w:rsidRPr="00D35523">
              <w:rPr>
                <w:rFonts w:eastAsia="Times New Roman" w:cs="Times New Roman"/>
                <w:noProof/>
                <w:color w:val="0000FF"/>
                <w:szCs w:val="20"/>
                <w:u w:val="single"/>
              </w:rPr>
              <w:t>6</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Computer Program Implementation</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29</w:t>
            </w:r>
            <w:r w:rsidR="00D35523" w:rsidRPr="00D35523">
              <w:rPr>
                <w:rFonts w:eastAsia="Times New Roman" w:cs="Times New Roman"/>
                <w:noProof/>
                <w:webHidden/>
                <w:szCs w:val="20"/>
              </w:rPr>
              <w:fldChar w:fldCharType="end"/>
            </w:r>
          </w:hyperlink>
        </w:p>
        <w:p w14:paraId="7C5B36EB"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11" w:history="1">
            <w:r w:rsidR="00D35523" w:rsidRPr="00D35523">
              <w:rPr>
                <w:rFonts w:eastAsia="Times New Roman" w:cs="Times New Roman"/>
                <w:noProof/>
                <w:color w:val="0000FF"/>
                <w:szCs w:val="20"/>
                <w:u w:val="single"/>
              </w:rPr>
              <w:t>6.1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Executable and the Command Line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_Toc380493511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29</w:t>
            </w:r>
            <w:r w:rsidR="00D35523" w:rsidRPr="00D35523">
              <w:rPr>
                <w:rFonts w:eastAsia="Times New Roman" w:cs="Times New Roman"/>
                <w:noProof/>
                <w:webHidden/>
                <w:szCs w:val="20"/>
              </w:rPr>
              <w:fldChar w:fldCharType="end"/>
            </w:r>
          </w:hyperlink>
        </w:p>
        <w:p w14:paraId="5256C0AB"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12" w:history="1">
            <w:r w:rsidR="00D35523" w:rsidRPr="00D35523">
              <w:rPr>
                <w:rFonts w:eastAsia="Times New Roman" w:cs="Times New Roman"/>
                <w:noProof/>
                <w:color w:val="0000FF"/>
                <w:szCs w:val="20"/>
                <w:u w:val="single"/>
              </w:rPr>
              <w:t>6.2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Input Files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_Toc380493512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30</w:t>
            </w:r>
            <w:r w:rsidR="00D35523" w:rsidRPr="00D35523">
              <w:rPr>
                <w:rFonts w:eastAsia="Times New Roman" w:cs="Times New Roman"/>
                <w:noProof/>
                <w:webHidden/>
                <w:szCs w:val="20"/>
              </w:rPr>
              <w:fldChar w:fldCharType="end"/>
            </w:r>
          </w:hyperlink>
        </w:p>
        <w:p w14:paraId="652A3E27"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3" w:history="1">
            <w:r w:rsidR="00D35523" w:rsidRPr="00D35523">
              <w:rPr>
                <w:rFonts w:eastAsia="Times New Roman" w:cs="Times New Roman"/>
                <w:noProof/>
                <w:color w:val="0000FF"/>
                <w:szCs w:val="20"/>
                <w:u w:val="single"/>
              </w:rPr>
              <w:t>6.2.1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General Input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30</w:t>
            </w:r>
            <w:r w:rsidR="00D35523" w:rsidRPr="00D35523">
              <w:rPr>
                <w:rFonts w:eastAsia="Times New Roman" w:cs="Times New Roman"/>
                <w:noProof/>
                <w:webHidden/>
                <w:szCs w:val="20"/>
              </w:rPr>
              <w:fldChar w:fldCharType="end"/>
            </w:r>
          </w:hyperlink>
        </w:p>
        <w:p w14:paraId="209F5CCD"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4" w:history="1">
            <w:r w:rsidR="00D35523" w:rsidRPr="00D35523">
              <w:rPr>
                <w:rFonts w:eastAsia="Times New Roman" w:cs="Times New Roman"/>
                <w:noProof/>
                <w:color w:val="0000FF"/>
                <w:szCs w:val="20"/>
                <w:u w:val="single"/>
              </w:rPr>
              <w:t>6.2.2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ZTS Input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32</w:t>
            </w:r>
            <w:r w:rsidR="00D35523" w:rsidRPr="00D35523">
              <w:rPr>
                <w:rFonts w:eastAsia="Times New Roman" w:cs="Times New Roman"/>
                <w:noProof/>
                <w:webHidden/>
                <w:szCs w:val="20"/>
              </w:rPr>
              <w:fldChar w:fldCharType="end"/>
            </w:r>
          </w:hyperlink>
        </w:p>
        <w:p w14:paraId="1CB7D6E7"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5" w:history="1">
            <w:r w:rsidR="00D35523" w:rsidRPr="00D35523">
              <w:rPr>
                <w:rFonts w:eastAsia="Times New Roman" w:cs="Times New Roman"/>
                <w:noProof/>
                <w:color w:val="0000FF"/>
                <w:szCs w:val="20"/>
                <w:u w:val="single"/>
              </w:rPr>
              <w:t>6.2.3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Meteorological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33</w:t>
            </w:r>
            <w:r w:rsidR="00D35523" w:rsidRPr="00D35523">
              <w:rPr>
                <w:rFonts w:eastAsia="Times New Roman" w:cs="Times New Roman"/>
                <w:noProof/>
                <w:webHidden/>
                <w:szCs w:val="20"/>
              </w:rPr>
              <w:fldChar w:fldCharType="end"/>
            </w:r>
          </w:hyperlink>
        </w:p>
        <w:p w14:paraId="53BC18C2" w14:textId="77777777" w:rsidR="00D35523" w:rsidRPr="00D35523" w:rsidRDefault="00E659F4"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16" w:history="1">
            <w:r w:rsidR="00D35523" w:rsidRPr="00D35523">
              <w:rPr>
                <w:rFonts w:eastAsia="Times New Roman" w:cs="Times New Roman"/>
                <w:noProof/>
                <w:color w:val="0000FF"/>
                <w:szCs w:val="20"/>
                <w:u w:val="single"/>
              </w:rPr>
              <w:t>6.3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Output Files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14:paraId="720EB732"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7" w:history="1">
            <w:r w:rsidR="00D35523" w:rsidRPr="00D35523">
              <w:rPr>
                <w:rFonts w:eastAsia="Times New Roman" w:cs="Times New Roman"/>
                <w:noProof/>
                <w:color w:val="0000FF"/>
                <w:szCs w:val="20"/>
                <w:u w:val="single"/>
              </w:rPr>
              <w:t>6.3.1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Regulatory Summary Output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14:paraId="3996E882" w14:textId="77777777" w:rsidR="00D35523" w:rsidRPr="00D35523" w:rsidRDefault="00E659F4"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8" w:history="1">
            <w:r w:rsidR="00D35523" w:rsidRPr="00D35523">
              <w:rPr>
                <w:rFonts w:eastAsia="Times New Roman" w:cs="Times New Roman"/>
                <w:noProof/>
                <w:color w:val="0000FF"/>
                <w:szCs w:val="20"/>
                <w:u w:val="single"/>
              </w:rPr>
              <w:t>6.3.2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Daily Values Output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14:paraId="6D629A11" w14:textId="77777777" w:rsidR="00D35523" w:rsidRPr="00D35523" w:rsidRDefault="00E659F4"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19" w:history="1">
            <w:r w:rsidR="00D35523" w:rsidRPr="00D35523">
              <w:rPr>
                <w:rFonts w:eastAsia="Times New Roman" w:cs="Times New Roman"/>
                <w:noProof/>
                <w:color w:val="0000FF"/>
                <w:szCs w:val="20"/>
                <w:u w:val="single"/>
              </w:rPr>
              <w:t>7</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Summary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14:paraId="7ABD6C04" w14:textId="77777777" w:rsidR="00D35523" w:rsidRPr="00D35523" w:rsidRDefault="00E659F4"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20" w:history="1">
            <w:r w:rsidR="00D35523" w:rsidRPr="00D35523">
              <w:rPr>
                <w:rFonts w:eastAsia="Times New Roman" w:cs="Times New Roman"/>
                <w:noProof/>
                <w:color w:val="0000FF"/>
                <w:szCs w:val="20"/>
                <w:u w:val="single"/>
              </w:rPr>
              <w:t>8</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References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_Toc380493520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35</w:t>
            </w:r>
            <w:r w:rsidR="00D35523" w:rsidRPr="00D35523">
              <w:rPr>
                <w:rFonts w:eastAsia="Times New Roman" w:cs="Times New Roman"/>
                <w:noProof/>
                <w:webHidden/>
                <w:szCs w:val="20"/>
              </w:rPr>
              <w:fldChar w:fldCharType="end"/>
            </w:r>
          </w:hyperlink>
        </w:p>
        <w:p w14:paraId="4FE5E0BF" w14:textId="77777777" w:rsidR="00D35523" w:rsidRPr="00D35523" w:rsidRDefault="00D35523"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r w:rsidRPr="00D35523">
            <w:rPr>
              <w:rFonts w:eastAsia="Times New Roman" w:cs="Times New Roman"/>
              <w:szCs w:val="20"/>
            </w:rPr>
            <w:fldChar w:fldCharType="end"/>
          </w:r>
        </w:p>
      </w:sdtContent>
    </w:sdt>
    <w:p w14:paraId="40EBCCA3"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sectPr w:rsidR="00D35523" w:rsidRPr="00D35523" w:rsidSect="00D45A0E">
          <w:footerReference w:type="default" r:id="rId30"/>
          <w:pgSz w:w="12240" w:h="15840"/>
          <w:pgMar w:top="1440" w:right="1440" w:bottom="1440" w:left="1440" w:header="720" w:footer="720" w:gutter="0"/>
          <w:pgNumType w:fmt="lowerRoman" w:start="1"/>
          <w:cols w:space="720"/>
        </w:sectPr>
      </w:pPr>
    </w:p>
    <w:p w14:paraId="31166D78"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193" w:name="_Toc380493482"/>
      <w:r w:rsidRPr="00D35523">
        <w:rPr>
          <w:rFonts w:eastAsia="Times New Roman" w:cs="Times New Roman"/>
          <w:b/>
          <w:kern w:val="32"/>
          <w:sz w:val="32"/>
          <w:szCs w:val="32"/>
        </w:rPr>
        <w:lastRenderedPageBreak/>
        <w:t>1</w:t>
      </w:r>
      <w:r w:rsidRPr="00D35523">
        <w:rPr>
          <w:rFonts w:eastAsia="Times New Roman" w:cs="Times New Roman"/>
          <w:b/>
          <w:kern w:val="32"/>
          <w:sz w:val="32"/>
          <w:szCs w:val="32"/>
        </w:rPr>
        <w:tab/>
        <w:t>Introduction</w:t>
      </w:r>
      <w:bookmarkEnd w:id="193"/>
    </w:p>
    <w:p w14:paraId="44726FC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D35523">
        <w:rPr>
          <w:rFonts w:eastAsia="Times New Roman" w:cs="Times New Roman"/>
          <w:i/>
          <w:iCs/>
          <w:szCs w:val="24"/>
        </w:rPr>
        <w:t>et. al</w:t>
      </w:r>
      <w:r w:rsidRPr="00D35523">
        <w:rPr>
          <w:rFonts w:eastAsia="Times New Roman" w:cs="Times New Roman"/>
          <w:szCs w:val="24"/>
        </w:rPr>
        <w:t xml:space="preserve">, 1997) calculates daily runoff and spray drift fluxes from “standard” fields over a simulation period (typically 30 years).  These standard fields are parameterized to represent particular crops and regions of the United States (e.g., corn grown in Ohio).  Another model EXAMS (Burns, 1985) simulates standard water bodies, that receive  pesticides from the standard fields.  Because EXAMS is difficult to implement in a user-friendly environment,  OPP has created a new program, the Variable Volume Water Body Model (VVWM). VVWM behaves much like EXAMS, simulating the USEPA standard water bodies (i.e., farm pond and index reservoir)  but with greater efficiency and flexibility for incorporation into a user interface.  The VVWM also allows for variations in water body volume on a daily basis due to runoff, precipitation, and evaporation.  Temperature, wind speeds, and pesticide dissipation processes are also allowed to vary daily.  </w:t>
      </w:r>
    </w:p>
    <w:p w14:paraId="753727A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14:paraId="5FF9A70E"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194" w:name="_Toc380493483"/>
      <w:r w:rsidRPr="00D35523">
        <w:rPr>
          <w:rFonts w:eastAsia="Times New Roman" w:cs="Times New Roman"/>
          <w:b/>
          <w:kern w:val="32"/>
          <w:sz w:val="32"/>
          <w:szCs w:val="32"/>
        </w:rPr>
        <w:t>2</w:t>
      </w:r>
      <w:r w:rsidRPr="00D35523">
        <w:rPr>
          <w:rFonts w:eastAsia="Times New Roman" w:cs="Times New Roman"/>
          <w:b/>
          <w:kern w:val="32"/>
          <w:sz w:val="32"/>
          <w:szCs w:val="32"/>
        </w:rPr>
        <w:tab/>
        <w:t>The Varying Volume Water Body Model</w:t>
      </w:r>
      <w:bookmarkEnd w:id="194"/>
    </w:p>
    <w:p w14:paraId="078ABF7F"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r w:rsidRPr="00D35523">
        <w:rPr>
          <w:rFonts w:eastAsia="Times New Roman" w:cs="Times New Roman"/>
          <w:b/>
          <w:i/>
          <w:sz w:val="28"/>
          <w:szCs w:val="20"/>
        </w:rPr>
        <w:t xml:space="preserve"> </w:t>
      </w:r>
      <w:bookmarkStart w:id="195" w:name="_Toc380493484"/>
      <w:r w:rsidRPr="00D35523">
        <w:rPr>
          <w:rFonts w:eastAsia="Times New Roman" w:cs="Times New Roman"/>
          <w:b/>
          <w:i/>
          <w:sz w:val="28"/>
          <w:szCs w:val="20"/>
        </w:rPr>
        <w:t>2.1</w:t>
      </w:r>
      <w:r w:rsidRPr="00D35523">
        <w:rPr>
          <w:rFonts w:eastAsia="Times New Roman" w:cs="Times New Roman"/>
          <w:b/>
          <w:i/>
          <w:sz w:val="28"/>
          <w:szCs w:val="20"/>
        </w:rPr>
        <w:tab/>
        <w:t>Conceptualization and Mathematics</w:t>
      </w:r>
      <w:bookmarkEnd w:id="195"/>
    </w:p>
    <w:p w14:paraId="70E124D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084ED3F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5326D42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13A55D5F"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49FBB56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586A99CA" w14:textId="77777777" w:rsidR="00D35523" w:rsidRPr="00D35523" w:rsidRDefault="00D35523" w:rsidP="00D35523">
      <w:pPr>
        <w:keepNext/>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noProof/>
          <w:szCs w:val="20"/>
        </w:rPr>
        <w:lastRenderedPageBreak/>
        <w:drawing>
          <wp:inline distT="0" distB="0" distL="0" distR="0" wp14:anchorId="5416BD2E" wp14:editId="07647B43">
            <wp:extent cx="5210175" cy="3272207"/>
            <wp:effectExtent l="0" t="0" r="0" b="0"/>
            <wp:docPr id="20"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0C9AB9C5" w14:textId="77777777" w:rsidR="00D35523" w:rsidRPr="00D35523" w:rsidRDefault="00D35523" w:rsidP="00D35523">
      <w:pPr>
        <w:keepNext/>
        <w:overflowPunct w:val="0"/>
        <w:autoSpaceDE w:val="0"/>
        <w:autoSpaceDN w:val="0"/>
        <w:adjustRightInd w:val="0"/>
        <w:spacing w:after="0" w:line="240" w:lineRule="auto"/>
        <w:textAlignment w:val="baseline"/>
        <w:rPr>
          <w:rFonts w:eastAsia="Times New Roman" w:cs="Times New Roman"/>
          <w:b/>
          <w:szCs w:val="20"/>
        </w:rPr>
      </w:pPr>
    </w:p>
    <w:p w14:paraId="26D576D0" w14:textId="77777777" w:rsidR="00D35523" w:rsidRPr="00D35523" w:rsidRDefault="00D35523" w:rsidP="00D35523">
      <w:pPr>
        <w:keepNext/>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b/>
          <w:szCs w:val="20"/>
        </w:rPr>
        <w:t>Figure 1. Graphic of the standard water body showing inputs, outputs, and transformation processes.</w:t>
      </w:r>
    </w:p>
    <w:p w14:paraId="663BBE8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1D0977B8"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0F42A18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0A3C00D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AF97D3E" w14:textId="77777777" w:rsidR="00D35523" w:rsidRPr="00D35523" w:rsidRDefault="00D35523" w:rsidP="00D35523">
      <w:pPr>
        <w:tabs>
          <w:tab w:val="right" w:pos="954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122"/>
          <w:sz w:val="20"/>
          <w:szCs w:val="20"/>
        </w:rPr>
        <w:object w:dxaOrig="8700" w:dyaOrig="2560" w14:anchorId="34D95BE2">
          <v:shape id="_x0000_i1026" type="#_x0000_t75" style="width:411.75pt;height:126.75pt" o:ole="">
            <v:imagedata r:id="rId32" o:title=""/>
          </v:shape>
          <o:OLEObject Type="Embed" ProgID="Equation.3" ShapeID="_x0000_i1026" DrawAspect="Content" ObjectID="_1594703742" r:id="rId33"/>
        </w:object>
      </w:r>
      <w:r w:rsidRPr="00D35523">
        <w:rPr>
          <w:rFonts w:eastAsia="Times New Roman" w:cs="Times New Roman"/>
          <w:szCs w:val="20"/>
        </w:rPr>
        <w:tab/>
        <w:t>(1)</w:t>
      </w:r>
    </w:p>
    <w:p w14:paraId="1046896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and a mass balance on the benthic region:</w:t>
      </w:r>
    </w:p>
    <w:p w14:paraId="7D11A14F" w14:textId="77777777" w:rsidR="00D35523" w:rsidRPr="00D35523" w:rsidRDefault="00D35523" w:rsidP="00D35523">
      <w:pPr>
        <w:tabs>
          <w:tab w:val="right" w:pos="954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48"/>
          <w:sz w:val="20"/>
          <w:szCs w:val="20"/>
        </w:rPr>
        <w:object w:dxaOrig="8760" w:dyaOrig="1380" w14:anchorId="11A6BCD4">
          <v:shape id="_x0000_i1027" type="#_x0000_t75" style="width:416.25pt;height:67.5pt" o:ole="">
            <v:imagedata r:id="rId34" o:title=""/>
          </v:shape>
          <o:OLEObject Type="Embed" ProgID="Equation.3" ShapeID="_x0000_i1027" DrawAspect="Content" ObjectID="_1594703743" r:id="rId35"/>
        </w:object>
      </w:r>
      <w:r w:rsidRPr="00D35523">
        <w:rPr>
          <w:rFonts w:eastAsia="Times New Roman" w:cs="Times New Roman"/>
          <w:szCs w:val="20"/>
        </w:rPr>
        <w:tab/>
        <w:t>(2)</w:t>
      </w:r>
    </w:p>
    <w:p w14:paraId="286647B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76D90BA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w:t>
      </w:r>
    </w:p>
    <w:p w14:paraId="7FA18C1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 = burial rate of sediment, [kg/s]</w:t>
      </w:r>
    </w:p>
    <w:p w14:paraId="7387463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1</w:t>
      </w:r>
      <w:r w:rsidRPr="00D35523">
        <w:rPr>
          <w:rFonts w:eastAsia="Times New Roman" w:cs="Times New Roman"/>
          <w:szCs w:val="20"/>
        </w:rPr>
        <w:t xml:space="preserve"> = aqueous concentration in water column, [kg/ m</w:t>
      </w:r>
      <w:r w:rsidRPr="00D35523">
        <w:rPr>
          <w:rFonts w:eastAsia="Times New Roman" w:cs="Times New Roman"/>
          <w:szCs w:val="20"/>
          <w:vertAlign w:val="superscript"/>
        </w:rPr>
        <w:t>3</w:t>
      </w:r>
      <w:r w:rsidRPr="00D35523">
        <w:rPr>
          <w:rFonts w:eastAsia="Times New Roman" w:cs="Times New Roman"/>
          <w:szCs w:val="20"/>
        </w:rPr>
        <w:t>]</w:t>
      </w:r>
    </w:p>
    <w:p w14:paraId="279D5DF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2</w:t>
      </w:r>
      <w:r w:rsidRPr="00D35523">
        <w:rPr>
          <w:rFonts w:eastAsia="Times New Roman" w:cs="Times New Roman"/>
          <w:szCs w:val="20"/>
        </w:rPr>
        <w:t xml:space="preserve"> = aqueous concentration in benthic region, [kg/ m</w:t>
      </w:r>
      <w:r w:rsidRPr="00D35523">
        <w:rPr>
          <w:rFonts w:eastAsia="Times New Roman" w:cs="Times New Roman"/>
          <w:szCs w:val="20"/>
          <w:vertAlign w:val="superscript"/>
        </w:rPr>
        <w:t>3</w:t>
      </w:r>
      <w:r w:rsidRPr="00D35523">
        <w:rPr>
          <w:rFonts w:eastAsia="Times New Roman" w:cs="Times New Roman"/>
          <w:szCs w:val="20"/>
        </w:rPr>
        <w:t>]</w:t>
      </w:r>
    </w:p>
    <w:p w14:paraId="5B2A5FD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sed</w:t>
      </w:r>
      <w:r w:rsidRPr="00D35523">
        <w:rPr>
          <w:rFonts w:eastAsia="Times New Roman" w:cs="Times New Roman"/>
          <w:szCs w:val="20"/>
        </w:rPr>
        <w:t xml:space="preserve"> = concentration of suspended sediment in water column = m</w:t>
      </w:r>
      <w:r w:rsidRPr="00D35523">
        <w:rPr>
          <w:rFonts w:eastAsia="Times New Roman" w:cs="Times New Roman"/>
          <w:szCs w:val="20"/>
          <w:vertAlign w:val="subscript"/>
        </w:rPr>
        <w:t>sed_1</w:t>
      </w: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[kg/m</w:t>
      </w:r>
      <w:r w:rsidRPr="00D35523">
        <w:rPr>
          <w:rFonts w:eastAsia="Times New Roman" w:cs="Times New Roman"/>
          <w:szCs w:val="20"/>
          <w:vertAlign w:val="superscript"/>
        </w:rPr>
        <w:t>3</w:t>
      </w:r>
      <w:r w:rsidRPr="00D35523">
        <w:rPr>
          <w:rFonts w:eastAsia="Times New Roman" w:cs="Times New Roman"/>
          <w:szCs w:val="20"/>
        </w:rPr>
        <w:t>]</w:t>
      </w:r>
    </w:p>
    <w:p w14:paraId="03AB7AC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DOC</w:t>
      </w:r>
      <w:r w:rsidRPr="00D35523">
        <w:rPr>
          <w:rFonts w:eastAsia="Times New Roman" w:cs="Times New Roman"/>
          <w:szCs w:val="20"/>
        </w:rPr>
        <w:t xml:space="preserve"> = concentration of DOC in water column = m</w:t>
      </w:r>
      <w:r w:rsidRPr="00D35523">
        <w:rPr>
          <w:rFonts w:eastAsia="Times New Roman" w:cs="Times New Roman"/>
          <w:szCs w:val="20"/>
          <w:vertAlign w:val="subscript"/>
        </w:rPr>
        <w:t>DOC</w:t>
      </w: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[kg/m</w:t>
      </w:r>
      <w:r w:rsidRPr="00D35523">
        <w:rPr>
          <w:rFonts w:eastAsia="Times New Roman" w:cs="Times New Roman"/>
          <w:szCs w:val="20"/>
          <w:vertAlign w:val="superscript"/>
        </w:rPr>
        <w:t>3</w:t>
      </w:r>
      <w:r w:rsidRPr="00D35523">
        <w:rPr>
          <w:rFonts w:eastAsia="Times New Roman" w:cs="Times New Roman"/>
          <w:szCs w:val="20"/>
        </w:rPr>
        <w:t>]</w:t>
      </w:r>
    </w:p>
    <w:p w14:paraId="6492A6B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bio</w:t>
      </w:r>
      <w:r w:rsidRPr="00D35523">
        <w:rPr>
          <w:rFonts w:eastAsia="Times New Roman" w:cs="Times New Roman"/>
          <w:szCs w:val="20"/>
        </w:rPr>
        <w:t xml:space="preserve"> = concentration of biota in water column = m</w:t>
      </w:r>
      <w:r w:rsidRPr="00D35523">
        <w:rPr>
          <w:rFonts w:eastAsia="Times New Roman" w:cs="Times New Roman"/>
          <w:szCs w:val="20"/>
          <w:vertAlign w:val="subscript"/>
        </w:rPr>
        <w:t>bio</w:t>
      </w: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[kg/m</w:t>
      </w:r>
      <w:r w:rsidRPr="00D35523">
        <w:rPr>
          <w:rFonts w:eastAsia="Times New Roman" w:cs="Times New Roman"/>
          <w:szCs w:val="20"/>
          <w:vertAlign w:val="superscript"/>
        </w:rPr>
        <w:t>3</w:t>
      </w:r>
      <w:r w:rsidRPr="00D35523">
        <w:rPr>
          <w:rFonts w:eastAsia="Times New Roman" w:cs="Times New Roman"/>
          <w:szCs w:val="20"/>
        </w:rPr>
        <w:t>]</w:t>
      </w:r>
    </w:p>
    <w:p w14:paraId="6912CD0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sed_1</w:t>
      </w:r>
      <w:r w:rsidRPr="00D35523">
        <w:rPr>
          <w:rFonts w:eastAsia="Times New Roman" w:cs="Times New Roman"/>
          <w:szCs w:val="20"/>
        </w:rPr>
        <w:t xml:space="preserve"> = mass of suspended sediment in water column, [kg]</w:t>
      </w:r>
    </w:p>
    <w:p w14:paraId="1150DD9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DOC_1</w:t>
      </w:r>
      <w:r w:rsidRPr="00D35523">
        <w:rPr>
          <w:rFonts w:eastAsia="Times New Roman" w:cs="Times New Roman"/>
          <w:szCs w:val="20"/>
        </w:rPr>
        <w:t xml:space="preserve"> = mass of DOC in water column, [kg]</w:t>
      </w:r>
    </w:p>
    <w:p w14:paraId="6650AA7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bio_1</w:t>
      </w:r>
      <w:r w:rsidRPr="00D35523">
        <w:rPr>
          <w:rFonts w:eastAsia="Times New Roman" w:cs="Times New Roman"/>
          <w:szCs w:val="20"/>
        </w:rPr>
        <w:t xml:space="preserve"> = mass of suspended biota in water column, [kg]</w:t>
      </w:r>
    </w:p>
    <w:p w14:paraId="3FA95AB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sed_2</w:t>
      </w:r>
      <w:r w:rsidRPr="00D35523">
        <w:rPr>
          <w:rFonts w:eastAsia="Times New Roman" w:cs="Times New Roman"/>
          <w:szCs w:val="20"/>
        </w:rPr>
        <w:t xml:space="preserve"> = mass of suspended sediment in water column, [kg]</w:t>
      </w:r>
    </w:p>
    <w:p w14:paraId="5F093DF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DOC_2</w:t>
      </w:r>
      <w:r w:rsidRPr="00D35523">
        <w:rPr>
          <w:rFonts w:eastAsia="Times New Roman" w:cs="Times New Roman"/>
          <w:szCs w:val="20"/>
        </w:rPr>
        <w:t xml:space="preserve"> = mass of DOC in benthic region, [kg]</w:t>
      </w:r>
    </w:p>
    <w:p w14:paraId="009B551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bio_2</w:t>
      </w:r>
      <w:r w:rsidRPr="00D35523">
        <w:rPr>
          <w:rFonts w:eastAsia="Times New Roman" w:cs="Times New Roman"/>
          <w:szCs w:val="20"/>
        </w:rPr>
        <w:t xml:space="preserve"> = mass of biota in benthic region, [kg]</w:t>
      </w:r>
    </w:p>
    <w:p w14:paraId="621C592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sed_1</w:t>
      </w:r>
      <w:r w:rsidRPr="00D35523">
        <w:rPr>
          <w:rFonts w:eastAsia="Times New Roman" w:cs="Times New Roman"/>
          <w:szCs w:val="20"/>
        </w:rPr>
        <w:t xml:space="preserve"> = sorbed concentration on suspended sediment in water column, [kg/ kg]</w:t>
      </w:r>
    </w:p>
    <w:p w14:paraId="7495FCE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DOC_1</w:t>
      </w:r>
      <w:r w:rsidRPr="00D35523">
        <w:rPr>
          <w:rFonts w:eastAsia="Times New Roman" w:cs="Times New Roman"/>
          <w:szCs w:val="20"/>
        </w:rPr>
        <w:t xml:space="preserve"> = sorbed concentration on suspended DOC in water column, [kg/ kg]</w:t>
      </w:r>
    </w:p>
    <w:p w14:paraId="3914CC6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bio_1</w:t>
      </w:r>
      <w:r w:rsidRPr="00D35523">
        <w:rPr>
          <w:rFonts w:eastAsia="Times New Roman" w:cs="Times New Roman"/>
          <w:szCs w:val="20"/>
        </w:rPr>
        <w:t xml:space="preserve"> = sorbed concentration on suspended biota in water column, [kg/ kg]</w:t>
      </w:r>
    </w:p>
    <w:p w14:paraId="6DF2E0E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sed2</w:t>
      </w:r>
      <w:r w:rsidRPr="00D35523">
        <w:rPr>
          <w:rFonts w:eastAsia="Times New Roman" w:cs="Times New Roman"/>
          <w:szCs w:val="20"/>
        </w:rPr>
        <w:t xml:space="preserve"> = sorbed pesticide concentration on benthic sediment, [kg/ kg]</w:t>
      </w:r>
    </w:p>
    <w:p w14:paraId="19AA514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DOC_2</w:t>
      </w:r>
      <w:r w:rsidRPr="00D35523">
        <w:rPr>
          <w:rFonts w:eastAsia="Times New Roman" w:cs="Times New Roman"/>
          <w:szCs w:val="20"/>
        </w:rPr>
        <w:t xml:space="preserve"> = sorbed pesticide concentration on benthic DOC, [kg/ kg]</w:t>
      </w:r>
    </w:p>
    <w:p w14:paraId="35FC474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bio_2</w:t>
      </w:r>
      <w:r w:rsidRPr="00D35523">
        <w:rPr>
          <w:rFonts w:eastAsia="Times New Roman" w:cs="Times New Roman"/>
          <w:szCs w:val="20"/>
        </w:rPr>
        <w:t xml:space="preserve"> = sorbed pesticide concentration on benthic biota, [kg/ kg]</w:t>
      </w:r>
    </w:p>
    <w:p w14:paraId="2A47B47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  volume of water in region 1 on the specific day, [m</w:t>
      </w:r>
      <w:r w:rsidRPr="00D35523">
        <w:rPr>
          <w:rFonts w:eastAsia="Times New Roman" w:cs="Times New Roman"/>
          <w:szCs w:val="20"/>
          <w:vertAlign w:val="superscript"/>
        </w:rPr>
        <w:t>3</w:t>
      </w:r>
      <w:r w:rsidRPr="00D35523">
        <w:rPr>
          <w:rFonts w:eastAsia="Times New Roman" w:cs="Times New Roman"/>
          <w:szCs w:val="20"/>
        </w:rPr>
        <w:t>]</w:t>
      </w:r>
    </w:p>
    <w:p w14:paraId="1BE2A66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2</w:t>
      </w:r>
      <w:r w:rsidRPr="00D35523">
        <w:rPr>
          <w:rFonts w:eastAsia="Times New Roman" w:cs="Times New Roman"/>
          <w:szCs w:val="20"/>
        </w:rPr>
        <w:t xml:space="preserve"> = volume of water in region 2, [m</w:t>
      </w:r>
      <w:r w:rsidRPr="00D35523">
        <w:rPr>
          <w:rFonts w:eastAsia="Times New Roman" w:cs="Times New Roman"/>
          <w:szCs w:val="20"/>
          <w:vertAlign w:val="superscript"/>
        </w:rPr>
        <w:t>3</w:t>
      </w:r>
      <w:r w:rsidRPr="00D35523">
        <w:rPr>
          <w:rFonts w:eastAsia="Times New Roman" w:cs="Times New Roman"/>
          <w:szCs w:val="20"/>
        </w:rPr>
        <w:t>]</w:t>
      </w:r>
    </w:p>
    <w:p w14:paraId="611766B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Q = volumetric flow rate of water out of water column, [m</w:t>
      </w:r>
      <w:r w:rsidRPr="00D35523">
        <w:rPr>
          <w:rFonts w:eastAsia="Times New Roman" w:cs="Times New Roman"/>
          <w:szCs w:val="20"/>
          <w:vertAlign w:val="superscript"/>
        </w:rPr>
        <w:t>3</w:t>
      </w:r>
      <w:r w:rsidRPr="00D35523">
        <w:rPr>
          <w:rFonts w:eastAsia="Times New Roman" w:cs="Times New Roman"/>
          <w:szCs w:val="20"/>
        </w:rPr>
        <w:t>/s]</w:t>
      </w:r>
    </w:p>
    <w:p w14:paraId="59CD0A8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1"/>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water column-to-benthic mass transfer coefficient, [m</w:t>
      </w:r>
      <w:r w:rsidRPr="00D35523">
        <w:rPr>
          <w:rFonts w:eastAsia="Times New Roman" w:cs="Times New Roman"/>
          <w:szCs w:val="20"/>
          <w:vertAlign w:val="superscript"/>
        </w:rPr>
        <w:t>3</w:t>
      </w:r>
      <w:r w:rsidRPr="00D35523">
        <w:rPr>
          <w:rFonts w:eastAsia="Times New Roman" w:cs="Times New Roman"/>
          <w:szCs w:val="20"/>
        </w:rPr>
        <w:t>/s]</w:t>
      </w:r>
    </w:p>
    <w:p w14:paraId="2A1A64F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hydr</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hydrolysis rate coefficient, [s</w:t>
      </w:r>
      <w:r w:rsidRPr="00D35523">
        <w:rPr>
          <w:rFonts w:eastAsia="Times New Roman" w:cs="Times New Roman"/>
          <w:szCs w:val="20"/>
          <w:vertAlign w:val="superscript"/>
        </w:rPr>
        <w:t>-1</w:t>
      </w:r>
      <w:r w:rsidRPr="00D35523">
        <w:rPr>
          <w:rFonts w:eastAsia="Times New Roman" w:cs="Times New Roman"/>
          <w:szCs w:val="20"/>
        </w:rPr>
        <w:t>]</w:t>
      </w:r>
    </w:p>
    <w:p w14:paraId="519F415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photo</w:t>
      </w:r>
      <w:r w:rsidRPr="00D35523">
        <w:rPr>
          <w:rFonts w:eastAsia="Times New Roman" w:cs="Times New Roman"/>
          <w:szCs w:val="20"/>
        </w:rPr>
        <w:t xml:space="preserve"> =1</w:t>
      </w:r>
      <w:r w:rsidRPr="00D35523">
        <w:rPr>
          <w:rFonts w:eastAsia="Times New Roman" w:cs="Times New Roman"/>
          <w:szCs w:val="20"/>
          <w:vertAlign w:val="superscript"/>
        </w:rPr>
        <w:t>st</w:t>
      </w:r>
      <w:r w:rsidRPr="00D35523">
        <w:rPr>
          <w:rFonts w:eastAsia="Times New Roman" w:cs="Times New Roman"/>
          <w:szCs w:val="20"/>
        </w:rPr>
        <w:t xml:space="preserve"> order photolysis rate coefficient, [s</w:t>
      </w:r>
      <w:r w:rsidRPr="00D35523">
        <w:rPr>
          <w:rFonts w:eastAsia="Times New Roman" w:cs="Times New Roman"/>
          <w:szCs w:val="20"/>
          <w:vertAlign w:val="superscript"/>
        </w:rPr>
        <w:t>-1</w:t>
      </w:r>
      <w:r w:rsidRPr="00D35523">
        <w:rPr>
          <w:rFonts w:eastAsia="Times New Roman" w:cs="Times New Roman"/>
          <w:szCs w:val="20"/>
        </w:rPr>
        <w:t>]</w:t>
      </w:r>
    </w:p>
    <w:p w14:paraId="659ADE5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vol</w:t>
      </w:r>
      <w:r w:rsidRPr="00D35523">
        <w:rPr>
          <w:rFonts w:eastAsia="Times New Roman" w:cs="Times New Roman"/>
          <w:szCs w:val="20"/>
        </w:rPr>
        <w:t xml:space="preserve"> = effective 1</w:t>
      </w:r>
      <w:r w:rsidRPr="00D35523">
        <w:rPr>
          <w:rFonts w:eastAsia="Times New Roman" w:cs="Times New Roman"/>
          <w:szCs w:val="20"/>
          <w:vertAlign w:val="superscript"/>
        </w:rPr>
        <w:t>st</w:t>
      </w:r>
      <w:r w:rsidRPr="00D35523">
        <w:rPr>
          <w:rFonts w:eastAsia="Times New Roman" w:cs="Times New Roman"/>
          <w:szCs w:val="20"/>
        </w:rPr>
        <w:t xml:space="preserve"> order volatilization rate coefficient, [s</w:t>
      </w:r>
      <w:r w:rsidRPr="00D35523">
        <w:rPr>
          <w:rFonts w:eastAsia="Times New Roman" w:cs="Times New Roman"/>
          <w:szCs w:val="20"/>
          <w:vertAlign w:val="superscript"/>
        </w:rPr>
        <w:t>-1</w:t>
      </w:r>
      <w:r w:rsidRPr="00D35523">
        <w:rPr>
          <w:rFonts w:eastAsia="Times New Roman" w:cs="Times New Roman"/>
          <w:szCs w:val="20"/>
        </w:rPr>
        <w:t>]</w:t>
      </w:r>
    </w:p>
    <w:p w14:paraId="0150250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bio_a1</w:t>
      </w:r>
      <w:r w:rsidRPr="00D35523">
        <w:rPr>
          <w:rFonts w:eastAsia="Times New Roman" w:cs="Times New Roman"/>
          <w:szCs w:val="20"/>
        </w:rPr>
        <w:t>=1</w:t>
      </w:r>
      <w:r w:rsidRPr="00D35523">
        <w:rPr>
          <w:rFonts w:eastAsia="Times New Roman" w:cs="Times New Roman"/>
          <w:szCs w:val="20"/>
          <w:vertAlign w:val="superscript"/>
        </w:rPr>
        <w:t>st</w:t>
      </w:r>
      <w:r w:rsidRPr="00D35523">
        <w:rPr>
          <w:rFonts w:eastAsia="Times New Roman" w:cs="Times New Roman"/>
          <w:szCs w:val="20"/>
        </w:rPr>
        <w:t xml:space="preserve"> order aqueous-phase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14:paraId="7AA9D96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bio_sed1</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sediment-sorbed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14:paraId="61055BE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bio_bio1</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biota-sorbed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14:paraId="25A336B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bio_DOC1</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DOC-sorbed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14:paraId="01779C4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bio_a2</w:t>
      </w:r>
      <w:r w:rsidRPr="00D35523">
        <w:rPr>
          <w:rFonts w:eastAsia="Times New Roman" w:cs="Times New Roman"/>
          <w:szCs w:val="20"/>
        </w:rPr>
        <w:t xml:space="preserve"> =1</w:t>
      </w:r>
      <w:r w:rsidRPr="00D35523">
        <w:rPr>
          <w:rFonts w:eastAsia="Times New Roman" w:cs="Times New Roman"/>
          <w:szCs w:val="20"/>
          <w:vertAlign w:val="superscript"/>
        </w:rPr>
        <w:t>st</w:t>
      </w:r>
      <w:r w:rsidRPr="00D35523">
        <w:rPr>
          <w:rFonts w:eastAsia="Times New Roman" w:cs="Times New Roman"/>
          <w:szCs w:val="20"/>
        </w:rPr>
        <w:t xml:space="preserve"> order aqueous-phase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14:paraId="64B2D1F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bio_sed2</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sediment-sorbed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14:paraId="3B2DD4D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bio_bio2</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biota-sorbed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14:paraId="684AEE7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bio_DOC2</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DOC-sorbed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14:paraId="1DAADABE"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E96758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D35523">
        <w:rPr>
          <w:rFonts w:eastAsia="Times New Roman" w:cs="Times New Roman"/>
          <w:szCs w:val="20"/>
        </w:rPr>
        <w:sym w:font="Symbol" w:char="F06D"/>
      </w:r>
      <w:r w:rsidRPr="00D35523">
        <w:rPr>
          <w:rFonts w:eastAsia="Times New Roman" w:cs="Times New Roman"/>
          <w:szCs w:val="20"/>
          <w:vertAlign w:val="subscript"/>
        </w:rPr>
        <w:t xml:space="preserve">bio_1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bio_a1</w:t>
      </w:r>
      <w:r w:rsidRPr="00D35523">
        <w:rPr>
          <w:rFonts w:eastAsia="Times New Roman" w:cs="Times New Roman"/>
          <w:szCs w:val="20"/>
        </w:rPr>
        <w:t xml:space="preserve"> = </w:t>
      </w:r>
      <w:r w:rsidRPr="00D35523">
        <w:rPr>
          <w:rFonts w:eastAsia="Times New Roman" w:cs="Times New Roman"/>
          <w:szCs w:val="20"/>
        </w:rPr>
        <w:sym w:font="Symbol" w:char="F06D"/>
      </w:r>
      <w:r w:rsidRPr="00D35523">
        <w:rPr>
          <w:rFonts w:eastAsia="Times New Roman" w:cs="Times New Roman"/>
          <w:szCs w:val="20"/>
          <w:vertAlign w:val="subscript"/>
        </w:rPr>
        <w:t>bio_sed1</w:t>
      </w:r>
      <w:r w:rsidRPr="00D35523">
        <w:rPr>
          <w:rFonts w:eastAsia="Times New Roman" w:cs="Times New Roman"/>
          <w:szCs w:val="20"/>
        </w:rPr>
        <w:t xml:space="preserve"> = </w:t>
      </w:r>
      <w:r w:rsidRPr="00D35523">
        <w:rPr>
          <w:rFonts w:eastAsia="Times New Roman" w:cs="Times New Roman"/>
          <w:szCs w:val="20"/>
        </w:rPr>
        <w:lastRenderedPageBreak/>
        <w:sym w:font="Symbol" w:char="F06D"/>
      </w:r>
      <w:r w:rsidRPr="00D35523">
        <w:rPr>
          <w:rFonts w:eastAsia="Times New Roman" w:cs="Times New Roman"/>
          <w:szCs w:val="20"/>
          <w:vertAlign w:val="subscript"/>
        </w:rPr>
        <w:t xml:space="preserve">bio_DOC1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bio_biota1</w:t>
      </w:r>
      <w:r w:rsidRPr="00D35523">
        <w:rPr>
          <w:rFonts w:eastAsia="Times New Roman" w:cs="Times New Roman"/>
          <w:szCs w:val="20"/>
        </w:rPr>
        <w:t xml:space="preserve">, and </w:t>
      </w:r>
      <w:r w:rsidRPr="00D35523">
        <w:rPr>
          <w:rFonts w:eastAsia="Times New Roman" w:cs="Times New Roman"/>
          <w:szCs w:val="20"/>
        </w:rPr>
        <w:sym w:font="Symbol" w:char="F06D"/>
      </w:r>
      <w:r w:rsidRPr="00D35523">
        <w:rPr>
          <w:rFonts w:eastAsia="Times New Roman" w:cs="Times New Roman"/>
          <w:szCs w:val="20"/>
          <w:vertAlign w:val="subscript"/>
        </w:rPr>
        <w:t xml:space="preserve">bio_2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bio_a2</w:t>
      </w:r>
      <w:r w:rsidRPr="00D35523">
        <w:rPr>
          <w:rFonts w:eastAsia="Times New Roman" w:cs="Times New Roman"/>
          <w:szCs w:val="20"/>
        </w:rPr>
        <w:t xml:space="preserve"> = </w:t>
      </w:r>
      <w:r w:rsidRPr="00D35523">
        <w:rPr>
          <w:rFonts w:eastAsia="Times New Roman" w:cs="Times New Roman"/>
          <w:szCs w:val="20"/>
        </w:rPr>
        <w:sym w:font="Symbol" w:char="F06D"/>
      </w:r>
      <w:r w:rsidRPr="00D35523">
        <w:rPr>
          <w:rFonts w:eastAsia="Times New Roman" w:cs="Times New Roman"/>
          <w:szCs w:val="20"/>
          <w:vertAlign w:val="subscript"/>
        </w:rPr>
        <w:t>bio_sed2</w:t>
      </w:r>
      <w:r w:rsidRPr="00D35523">
        <w:rPr>
          <w:rFonts w:eastAsia="Times New Roman" w:cs="Times New Roman"/>
          <w:szCs w:val="20"/>
        </w:rPr>
        <w:t xml:space="preserve"> = </w:t>
      </w:r>
      <w:r w:rsidRPr="00D35523">
        <w:rPr>
          <w:rFonts w:eastAsia="Times New Roman" w:cs="Times New Roman"/>
          <w:szCs w:val="20"/>
        </w:rPr>
        <w:sym w:font="Symbol" w:char="F06D"/>
      </w:r>
      <w:r w:rsidRPr="00D35523">
        <w:rPr>
          <w:rFonts w:eastAsia="Times New Roman" w:cs="Times New Roman"/>
          <w:szCs w:val="20"/>
          <w:vertAlign w:val="subscript"/>
        </w:rPr>
        <w:t xml:space="preserve">bio_DOC2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bio_biota2</w:t>
      </w:r>
      <w:r w:rsidRPr="00D35523">
        <w:rPr>
          <w:rFonts w:eastAsia="Times New Roman" w:cs="Times New Roman"/>
          <w:szCs w:val="20"/>
        </w:rPr>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2D269E78"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D9A3BC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2500" w:dyaOrig="620" w14:anchorId="44A6CEAF">
          <v:shape id="_x0000_i1028" type="#_x0000_t75" style="width:118.5pt;height:30.75pt" o:ole="">
            <v:imagedata r:id="rId36" o:title=""/>
          </v:shape>
          <o:OLEObject Type="Embed" ProgID="Equation.3" ShapeID="_x0000_i1028" DrawAspect="Content" ObjectID="_1594703744" r:id="rId37"/>
        </w:object>
      </w:r>
      <w:r w:rsidRPr="00D35523">
        <w:rPr>
          <w:rFonts w:eastAsia="Times New Roman" w:cs="Times New Roman"/>
          <w:szCs w:val="20"/>
        </w:rPr>
        <w:tab/>
        <w:t>(3)</w:t>
      </w:r>
    </w:p>
    <w:p w14:paraId="60F5425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BFF3B7B" w14:textId="77777777" w:rsidR="00D35523" w:rsidRPr="00D35523" w:rsidRDefault="00D35523" w:rsidP="00D35523">
      <w:pPr>
        <w:tabs>
          <w:tab w:val="center" w:pos="4320"/>
          <w:tab w:val="right" w:pos="936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2420" w:dyaOrig="620" w14:anchorId="4E53D5DB">
          <v:shape id="_x0000_i1029" type="#_x0000_t75" style="width:114.75pt;height:30.75pt" o:ole="">
            <v:imagedata r:id="rId38" o:title=""/>
          </v:shape>
          <o:OLEObject Type="Embed" ProgID="Equation.3" ShapeID="_x0000_i1029" DrawAspect="Content" ObjectID="_1594703745" r:id="rId39"/>
        </w:object>
      </w:r>
      <w:r w:rsidRPr="00D35523">
        <w:rPr>
          <w:rFonts w:eastAsia="Times New Roman" w:cs="Times New Roman"/>
          <w:szCs w:val="20"/>
        </w:rPr>
        <w:tab/>
        <w:t>(4)</w:t>
      </w:r>
    </w:p>
    <w:p w14:paraId="4999ADC8" w14:textId="77777777"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p>
    <w:p w14:paraId="27ACB22A" w14:textId="77777777"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w:t>
      </w:r>
    </w:p>
    <w:p w14:paraId="273BCD4D"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3640" w:dyaOrig="680" w14:anchorId="01401AF0">
          <v:shape id="_x0000_i1030" type="#_x0000_t75" style="width:174pt;height:33.75pt" o:ole="">
            <v:imagedata r:id="rId40" o:title=""/>
          </v:shape>
          <o:OLEObject Type="Embed" ProgID="Equation.3" ShapeID="_x0000_i1030" DrawAspect="Content" ObjectID="_1594703746" r:id="rId41"/>
        </w:object>
      </w:r>
      <w:r w:rsidRPr="00D35523">
        <w:rPr>
          <w:rFonts w:eastAsia="Times New Roman" w:cs="Times New Roman"/>
          <w:szCs w:val="20"/>
        </w:rPr>
        <w:tab/>
        <w:t>(5)</w:t>
      </w:r>
    </w:p>
    <w:p w14:paraId="3C3FC6DC"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75BCAF20"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2780" w:dyaOrig="680" w14:anchorId="13561DA4">
          <v:shape id="_x0000_i1031" type="#_x0000_t75" style="width:132pt;height:33.75pt" o:ole="">
            <v:imagedata r:id="rId42" o:title=""/>
          </v:shape>
          <o:OLEObject Type="Embed" ProgID="Equation.3" ShapeID="_x0000_i1031" DrawAspect="Content" ObjectID="_1594703747" r:id="rId43"/>
        </w:object>
      </w:r>
      <w:r w:rsidRPr="00D35523">
        <w:rPr>
          <w:rFonts w:eastAsia="Times New Roman" w:cs="Times New Roman"/>
          <w:szCs w:val="20"/>
        </w:rPr>
        <w:tab/>
        <w:t>(6)</w:t>
      </w:r>
    </w:p>
    <w:p w14:paraId="62974A3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61074040"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4980" w:dyaOrig="700" w14:anchorId="69BBD5BF">
          <v:shape id="_x0000_i1032" type="#_x0000_t75" style="width:235.5pt;height:34.5pt" o:ole="">
            <v:imagedata r:id="rId44" o:title=""/>
          </v:shape>
          <o:OLEObject Type="Embed" ProgID="Equation.3" ShapeID="_x0000_i1032" DrawAspect="Content" ObjectID="_1594703748" r:id="rId45"/>
        </w:object>
      </w:r>
      <w:r w:rsidRPr="00D35523">
        <w:rPr>
          <w:rFonts w:eastAsia="Times New Roman" w:cs="Times New Roman"/>
          <w:szCs w:val="20"/>
        </w:rPr>
        <w:tab/>
        <w:t>(7)</w:t>
      </w:r>
    </w:p>
    <w:p w14:paraId="6E38C564"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12F98DFC" w14:textId="77777777"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p>
    <w:p w14:paraId="0AC8AB61"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4980" w:dyaOrig="740" w14:anchorId="6603FC6E">
          <v:shape id="_x0000_i1033" type="#_x0000_t75" style="width:235.5pt;height:36.75pt" o:ole="">
            <v:imagedata r:id="rId46" o:title=""/>
          </v:shape>
          <o:OLEObject Type="Embed" ProgID="Equation.3" ShapeID="_x0000_i1033" DrawAspect="Content" ObjectID="_1594703749" r:id="rId47"/>
        </w:object>
      </w:r>
      <w:r w:rsidRPr="00D35523">
        <w:rPr>
          <w:rFonts w:eastAsia="Times New Roman" w:cs="Times New Roman"/>
          <w:szCs w:val="20"/>
        </w:rPr>
        <w:tab/>
        <w:t>(8)</w:t>
      </w:r>
    </w:p>
    <w:p w14:paraId="4F636FD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4C78A5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613EF2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f</w:t>
      </w:r>
      <w:r w:rsidRPr="00D35523">
        <w:rPr>
          <w:rFonts w:eastAsia="Times New Roman" w:cs="Times New Roman"/>
          <w:szCs w:val="20"/>
          <w:vertAlign w:val="subscript"/>
        </w:rPr>
        <w:t>w1</w:t>
      </w:r>
      <w:r w:rsidRPr="00D35523">
        <w:rPr>
          <w:rFonts w:eastAsia="Times New Roman" w:cs="Times New Roman"/>
          <w:szCs w:val="20"/>
        </w:rPr>
        <w:t xml:space="preserve"> and f</w:t>
      </w:r>
      <w:r w:rsidRPr="00D35523">
        <w:rPr>
          <w:rFonts w:eastAsia="Times New Roman" w:cs="Times New Roman"/>
          <w:szCs w:val="20"/>
          <w:vertAlign w:val="subscript"/>
        </w:rPr>
        <w:t>w2</w:t>
      </w:r>
      <w:r w:rsidRPr="00D35523">
        <w:rPr>
          <w:rFonts w:eastAsia="Times New Roman" w:cs="Times New Roman"/>
          <w:szCs w:val="20"/>
        </w:rPr>
        <w:t xml:space="preserve"> are the fractions of solute in the aqueous phase within the water column and benthic regions, respectively, as defined by the following equations:</w:t>
      </w:r>
    </w:p>
    <w:p w14:paraId="25CA44B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BBB1E5C"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5000" w:dyaOrig="700" w14:anchorId="41F7E9AB">
          <v:shape id="_x0000_i1034" type="#_x0000_t75" style="width:237.75pt;height:34.5pt" o:ole="">
            <v:imagedata r:id="rId48" o:title=""/>
          </v:shape>
          <o:OLEObject Type="Embed" ProgID="Equation.3" ShapeID="_x0000_i1034" DrawAspect="Content" ObjectID="_1594703750" r:id="rId49"/>
        </w:object>
      </w:r>
      <w:r w:rsidRPr="00D35523">
        <w:rPr>
          <w:rFonts w:eastAsia="Times New Roman" w:cs="Times New Roman"/>
          <w:szCs w:val="20"/>
        </w:rPr>
        <w:tab/>
        <w:t>(9)</w:t>
      </w:r>
    </w:p>
    <w:p w14:paraId="34888F4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5EC96AA"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5100" w:dyaOrig="700" w14:anchorId="5ECC1990">
          <v:shape id="_x0000_i1035" type="#_x0000_t75" style="width:242.25pt;height:34.5pt" o:ole="">
            <v:imagedata r:id="rId50" o:title=""/>
          </v:shape>
          <o:OLEObject Type="Embed" ProgID="Equation.3" ShapeID="_x0000_i1035" DrawAspect="Content" ObjectID="_1594703751" r:id="rId51"/>
        </w:object>
      </w:r>
      <w:r w:rsidRPr="00D35523">
        <w:rPr>
          <w:rFonts w:eastAsia="Times New Roman" w:cs="Times New Roman"/>
          <w:szCs w:val="20"/>
        </w:rPr>
        <w:tab/>
        <w:t>(10)</w:t>
      </w:r>
    </w:p>
    <w:p w14:paraId="105CE0B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626523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and where K</w:t>
      </w:r>
      <w:r w:rsidRPr="00D35523">
        <w:rPr>
          <w:rFonts w:eastAsia="Times New Roman" w:cs="Times New Roman"/>
          <w:szCs w:val="20"/>
          <w:vertAlign w:val="subscript"/>
        </w:rPr>
        <w:t>sed_1</w:t>
      </w:r>
      <w:r w:rsidRPr="00D35523">
        <w:rPr>
          <w:rFonts w:eastAsia="Times New Roman" w:cs="Times New Roman"/>
          <w:szCs w:val="20"/>
        </w:rPr>
        <w:t>, K</w:t>
      </w:r>
      <w:r w:rsidRPr="00D35523">
        <w:rPr>
          <w:rFonts w:eastAsia="Times New Roman" w:cs="Times New Roman"/>
          <w:szCs w:val="20"/>
          <w:vertAlign w:val="subscript"/>
        </w:rPr>
        <w:t>bio_1</w:t>
      </w:r>
      <w:r w:rsidRPr="00D35523">
        <w:rPr>
          <w:rFonts w:eastAsia="Times New Roman" w:cs="Times New Roman"/>
          <w:szCs w:val="20"/>
        </w:rPr>
        <w:t>, K</w:t>
      </w:r>
      <w:r w:rsidRPr="00D35523">
        <w:rPr>
          <w:rFonts w:eastAsia="Times New Roman" w:cs="Times New Roman"/>
          <w:szCs w:val="20"/>
          <w:vertAlign w:val="subscript"/>
        </w:rPr>
        <w:t>DOC_1</w:t>
      </w:r>
      <w:r w:rsidRPr="00D35523">
        <w:rPr>
          <w:rFonts w:eastAsia="Times New Roman" w:cs="Times New Roman"/>
          <w:szCs w:val="20"/>
        </w:rPr>
        <w:t xml:space="preserve"> are the linear isotherm partitioning coefficients for suspended sediments, biota, and DOC in the water column, and K</w:t>
      </w:r>
      <w:r w:rsidRPr="00D35523">
        <w:rPr>
          <w:rFonts w:eastAsia="Times New Roman" w:cs="Times New Roman"/>
          <w:szCs w:val="20"/>
          <w:vertAlign w:val="subscript"/>
        </w:rPr>
        <w:t>sed_2</w:t>
      </w:r>
      <w:r w:rsidRPr="00D35523">
        <w:rPr>
          <w:rFonts w:eastAsia="Times New Roman" w:cs="Times New Roman"/>
          <w:szCs w:val="20"/>
        </w:rPr>
        <w:t>, K</w:t>
      </w:r>
      <w:r w:rsidRPr="00D35523">
        <w:rPr>
          <w:rFonts w:eastAsia="Times New Roman" w:cs="Times New Roman"/>
          <w:szCs w:val="20"/>
          <w:vertAlign w:val="subscript"/>
        </w:rPr>
        <w:t>bio_2</w:t>
      </w:r>
      <w:r w:rsidRPr="00D35523">
        <w:rPr>
          <w:rFonts w:eastAsia="Times New Roman" w:cs="Times New Roman"/>
          <w:szCs w:val="20"/>
        </w:rPr>
        <w:t>, K</w:t>
      </w:r>
      <w:r w:rsidRPr="00D35523">
        <w:rPr>
          <w:rFonts w:eastAsia="Times New Roman" w:cs="Times New Roman"/>
          <w:szCs w:val="20"/>
          <w:vertAlign w:val="subscript"/>
        </w:rPr>
        <w:t>DOC_2</w:t>
      </w:r>
      <w:r w:rsidRPr="00D35523">
        <w:rPr>
          <w:rFonts w:eastAsia="Times New Roman" w:cs="Times New Roman"/>
          <w:szCs w:val="20"/>
        </w:rPr>
        <w:t xml:space="preserve"> are the linear isotherm partitioning coefficients for sediments, biota, and DOC in the benthic region (all with units of m</w:t>
      </w:r>
      <w:r w:rsidRPr="00D35523">
        <w:rPr>
          <w:rFonts w:eastAsia="Times New Roman" w:cs="Times New Roman"/>
          <w:szCs w:val="20"/>
          <w:vertAlign w:val="superscript"/>
        </w:rPr>
        <w:t>3</w:t>
      </w:r>
      <w:r w:rsidRPr="00D35523">
        <w:rPr>
          <w:rFonts w:eastAsia="Times New Roman" w:cs="Times New Roman"/>
          <w:szCs w:val="20"/>
        </w:rPr>
        <w:t>/kg).</w:t>
      </w:r>
    </w:p>
    <w:p w14:paraId="172C80C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term, f</w:t>
      </w:r>
      <w:r w:rsidRPr="00D35523">
        <w:rPr>
          <w:rFonts w:eastAsia="Times New Roman" w:cs="Times New Roman"/>
          <w:szCs w:val="20"/>
          <w:vertAlign w:val="subscript"/>
        </w:rPr>
        <w:t>w1</w:t>
      </w:r>
      <w:r w:rsidRPr="00D35523">
        <w:rPr>
          <w:rFonts w:eastAsia="Times New Roman" w:cs="Times New Roman"/>
          <w:szCs w:val="20"/>
        </w:rPr>
        <w:t>, varies daily depending on the volume of the water body (v</w:t>
      </w:r>
      <w:r w:rsidRPr="00D35523">
        <w:rPr>
          <w:rFonts w:eastAsia="Times New Roman" w:cs="Times New Roman"/>
          <w:szCs w:val="20"/>
          <w:vertAlign w:val="subscript"/>
        </w:rPr>
        <w:t>1</w:t>
      </w:r>
      <w:r w:rsidRPr="00D35523">
        <w:rPr>
          <w:rFonts w:eastAsia="Times New Roman" w:cs="Times New Roman"/>
          <w:szCs w:val="20"/>
        </w:rPr>
        <w:t xml:space="preserve">) as described below in </w:t>
      </w:r>
      <w:r w:rsidRPr="00D35523">
        <w:rPr>
          <w:rFonts w:eastAsia="Times New Roman" w:cs="Times New Roman"/>
          <w:i/>
          <w:szCs w:val="20"/>
        </w:rPr>
        <w:t>Section 2.6</w:t>
      </w:r>
      <w:r w:rsidRPr="00D35523">
        <w:rPr>
          <w:rFonts w:eastAsia="Times New Roman" w:cs="Times New Roman"/>
          <w:szCs w:val="20"/>
        </w:rPr>
        <w:t xml:space="preserve"> </w:t>
      </w:r>
      <w:r w:rsidRPr="00D35523">
        <w:rPr>
          <w:rFonts w:eastAsia="Times New Roman" w:cs="Times New Roman"/>
          <w:i/>
          <w:szCs w:val="20"/>
        </w:rPr>
        <w:t>Daily Piecewise Calculations</w:t>
      </w:r>
      <w:r w:rsidRPr="00D35523">
        <w:rPr>
          <w:rFonts w:eastAsia="Times New Roman" w:cs="Times New Roman"/>
          <w:szCs w:val="20"/>
        </w:rPr>
        <w:t xml:space="preserve">.  We assume that the mass of sediment, biota, and DOC remain constant.  However, this assumption has very little impact on the model output </w:t>
      </w:r>
      <w:r w:rsidRPr="00D35523">
        <w:rPr>
          <w:rFonts w:eastAsia="Times New Roman" w:cs="Times New Roman"/>
          <w:szCs w:val="20"/>
        </w:rPr>
        <w:lastRenderedPageBreak/>
        <w:t>since  partitioning to these species is insignificant, except when given extremely high partitioning coefficients.</w:t>
      </w:r>
    </w:p>
    <w:p w14:paraId="21558E7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Given a set of initial conditions, equations (3) and (4) completely describe the standard water bodies.  It is clear that there are only four parameters that influence the concentration—</w:t>
      </w:r>
      <w:r w:rsidRPr="00D35523">
        <w:rPr>
          <w:rFonts w:eastAsia="Times New Roman" w:cs="Times New Roman"/>
          <w:szCs w:val="20"/>
        </w:rPr>
        <w:sym w:font="Symbol" w:char="F047"/>
      </w:r>
      <w:r w:rsidRPr="00D35523">
        <w:rPr>
          <w:rFonts w:eastAsia="Times New Roman" w:cs="Times New Roman"/>
          <w:szCs w:val="20"/>
          <w:vertAlign w:val="subscript"/>
        </w:rPr>
        <w:t>1</w:t>
      </w:r>
      <w:r w:rsidRPr="00D35523">
        <w:rPr>
          <w:rFonts w:eastAsia="Times New Roman" w:cs="Times New Roman"/>
          <w:szCs w:val="20"/>
        </w:rPr>
        <w:t xml:space="preserve">, </w:t>
      </w:r>
      <w:r w:rsidRPr="00D35523">
        <w:rPr>
          <w:rFonts w:eastAsia="Times New Roman" w:cs="Times New Roman"/>
          <w:szCs w:val="20"/>
        </w:rPr>
        <w:sym w:font="Symbol" w:char="F047"/>
      </w:r>
      <w:r w:rsidRPr="00D35523">
        <w:rPr>
          <w:rFonts w:eastAsia="Times New Roman" w:cs="Times New Roman"/>
          <w:szCs w:val="20"/>
          <w:vertAlign w:val="subscript"/>
        </w:rPr>
        <w:t>2</w:t>
      </w:r>
      <w:r w:rsidRPr="00D35523">
        <w:rPr>
          <w:rFonts w:eastAsia="Times New Roman" w:cs="Times New Roman"/>
          <w:szCs w:val="20"/>
        </w:rPr>
        <w:t xml:space="preserve">, </w:t>
      </w:r>
      <w:r w:rsidRPr="00D35523">
        <w:rPr>
          <w:rFonts w:eastAsia="Times New Roman" w:cs="Times New Roman"/>
          <w:szCs w:val="20"/>
        </w:rPr>
        <w:sym w:font="Symbol" w:char="F057"/>
      </w:r>
      <w:r w:rsidRPr="00D35523">
        <w:rPr>
          <w:rFonts w:eastAsia="Times New Roman" w:cs="Times New Roman"/>
          <w:szCs w:val="20"/>
        </w:rPr>
        <w:t xml:space="preserve">, and </w:t>
      </w:r>
      <w:r w:rsidRPr="00D35523">
        <w:rPr>
          <w:rFonts w:eastAsia="Times New Roman" w:cs="Times New Roman"/>
          <w:szCs w:val="20"/>
        </w:rPr>
        <w:sym w:font="Symbol" w:char="F051"/>
      </w:r>
      <w:r w:rsidRPr="00D35523">
        <w:rPr>
          <w:rFonts w:eastAsia="Times New Roman" w:cs="Times New Roman"/>
          <w:szCs w:val="20"/>
        </w:rPr>
        <w:t xml:space="preserve">.  </w:t>
      </w:r>
      <w:r w:rsidRPr="00D35523">
        <w:rPr>
          <w:rFonts w:eastAsia="Times New Roman" w:cs="Times New Roman"/>
          <w:szCs w:val="20"/>
        </w:rPr>
        <w:sym w:font="Symbol" w:char="F047"/>
      </w:r>
      <w:r w:rsidRPr="00D35523">
        <w:rPr>
          <w:rFonts w:eastAsia="Times New Roman" w:cs="Times New Roman"/>
          <w:szCs w:val="20"/>
          <w:vertAlign w:val="subscript"/>
        </w:rPr>
        <w:t>1</w:t>
      </w:r>
      <w:r w:rsidRPr="00D35523">
        <w:rPr>
          <w:rFonts w:eastAsia="Times New Roman" w:cs="Times New Roman"/>
          <w:szCs w:val="20"/>
        </w:rPr>
        <w:t xml:space="preserve"> is the effective overall degradation rate in the water column, [s</w:t>
      </w:r>
      <w:r w:rsidRPr="00D35523">
        <w:rPr>
          <w:rFonts w:eastAsia="Times New Roman" w:cs="Times New Roman"/>
          <w:szCs w:val="20"/>
          <w:vertAlign w:val="superscript"/>
        </w:rPr>
        <w:t>-1</w:t>
      </w:r>
      <w:r w:rsidRPr="00D35523">
        <w:rPr>
          <w:rFonts w:eastAsia="Times New Roman" w:cs="Times New Roman"/>
          <w:szCs w:val="20"/>
        </w:rPr>
        <w:t xml:space="preserve">].  </w:t>
      </w:r>
      <w:r w:rsidRPr="00D35523">
        <w:rPr>
          <w:rFonts w:eastAsia="Times New Roman" w:cs="Times New Roman"/>
          <w:szCs w:val="20"/>
        </w:rPr>
        <w:sym w:font="Symbol" w:char="F047"/>
      </w:r>
      <w:r w:rsidRPr="00D35523">
        <w:rPr>
          <w:rFonts w:eastAsia="Times New Roman" w:cs="Times New Roman"/>
          <w:szCs w:val="20"/>
          <w:vertAlign w:val="subscript"/>
        </w:rPr>
        <w:t>2</w:t>
      </w:r>
      <w:r w:rsidRPr="00D35523">
        <w:rPr>
          <w:rFonts w:eastAsia="Times New Roman" w:cs="Times New Roman"/>
          <w:szCs w:val="20"/>
        </w:rPr>
        <w:t xml:space="preserve"> is the effective overall degradation rate in the benthic region, [s</w:t>
      </w:r>
      <w:r w:rsidRPr="00D35523">
        <w:rPr>
          <w:rFonts w:eastAsia="Times New Roman" w:cs="Times New Roman"/>
          <w:szCs w:val="20"/>
          <w:vertAlign w:val="superscript"/>
        </w:rPr>
        <w:t>-1</w:t>
      </w:r>
      <w:r w:rsidRPr="00D35523">
        <w:rPr>
          <w:rFonts w:eastAsia="Times New Roman" w:cs="Times New Roman"/>
          <w:szCs w:val="20"/>
        </w:rPr>
        <w:t xml:space="preserve">].  </w:t>
      </w:r>
      <w:r w:rsidRPr="00D35523">
        <w:rPr>
          <w:rFonts w:eastAsia="Times New Roman" w:cs="Times New Roman"/>
          <w:szCs w:val="20"/>
        </w:rPr>
        <w:sym w:font="Symbol" w:char="F057"/>
      </w:r>
      <w:r w:rsidRPr="00D35523">
        <w:rPr>
          <w:rFonts w:eastAsia="Times New Roman" w:cs="Times New Roman"/>
          <w:szCs w:val="20"/>
        </w:rPr>
        <w:t xml:space="preserve"> is a mass transfer coefficient describing transfer between the benthic and water column, [s</w:t>
      </w:r>
      <w:r w:rsidRPr="00D35523">
        <w:rPr>
          <w:rFonts w:eastAsia="Times New Roman" w:cs="Times New Roman"/>
          <w:szCs w:val="20"/>
          <w:vertAlign w:val="superscript"/>
        </w:rPr>
        <w:t>-1</w:t>
      </w:r>
      <w:r w:rsidRPr="00D35523">
        <w:rPr>
          <w:rFonts w:eastAsia="Times New Roman" w:cs="Times New Roman"/>
          <w:szCs w:val="20"/>
        </w:rPr>
        <w:t xml:space="preserve">].  </w:t>
      </w:r>
      <w:r w:rsidRPr="00D35523">
        <w:rPr>
          <w:rFonts w:eastAsia="Times New Roman" w:cs="Times New Roman"/>
          <w:szCs w:val="20"/>
        </w:rPr>
        <w:sym w:font="Symbol" w:char="F051"/>
      </w:r>
      <w:r w:rsidRPr="00D35523">
        <w:rPr>
          <w:rFonts w:eastAsia="Times New Roman" w:cs="Times New Roman"/>
          <w:szCs w:val="20"/>
        </w:rPr>
        <w:t xml:space="preserve"> is the ratio of solute holding capacity in the benthic region to that in the water column, [unitless].  The sections that follow describe the details of the components of these equations with respect to the standard water bodies.</w:t>
      </w:r>
    </w:p>
    <w:p w14:paraId="6A463C58"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196" w:name="_Toc380493485"/>
      <w:r w:rsidRPr="00D35523">
        <w:rPr>
          <w:rFonts w:eastAsia="Times New Roman" w:cs="Times New Roman"/>
          <w:b/>
          <w:i/>
          <w:sz w:val="28"/>
          <w:szCs w:val="20"/>
        </w:rPr>
        <w:t>2.2</w:t>
      </w:r>
      <w:r w:rsidRPr="00D35523">
        <w:rPr>
          <w:rFonts w:eastAsia="Times New Roman" w:cs="Times New Roman"/>
          <w:b/>
          <w:i/>
          <w:sz w:val="28"/>
          <w:szCs w:val="20"/>
        </w:rPr>
        <w:tab/>
        <w:t>Solute Holding Capacity Ratio (</w:t>
      </w:r>
      <w:r w:rsidRPr="00D35523">
        <w:rPr>
          <w:rFonts w:eastAsia="Times New Roman" w:cs="Times New Roman"/>
          <w:b/>
          <w:i/>
          <w:sz w:val="28"/>
          <w:szCs w:val="20"/>
        </w:rPr>
        <w:sym w:font="Symbol" w:char="F051"/>
      </w:r>
      <w:r w:rsidRPr="00D35523">
        <w:rPr>
          <w:rFonts w:eastAsia="Times New Roman" w:cs="Times New Roman"/>
          <w:b/>
          <w:i/>
          <w:sz w:val="28"/>
          <w:szCs w:val="20"/>
        </w:rPr>
        <w:t>)</w:t>
      </w:r>
      <w:bookmarkEnd w:id="196"/>
    </w:p>
    <w:p w14:paraId="2385FE1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solute holding capacity ratio (</w:t>
      </w:r>
      <w:r w:rsidRPr="00D35523">
        <w:rPr>
          <w:rFonts w:eastAsia="Times New Roman" w:cs="Times New Roman"/>
          <w:szCs w:val="20"/>
        </w:rPr>
        <w:sym w:font="Symbol" w:char="F051"/>
      </w:r>
      <w:r w:rsidRPr="00D35523">
        <w:rPr>
          <w:rFonts w:eastAsia="Times New Roman" w:cs="Times New Roman"/>
          <w:szCs w:val="20"/>
        </w:rPr>
        <w:t>) is the ratio of solute holding capacity in the benthic region to the solute capacity in the water column, as defined by equation (8).  The individual partitioning coefficients (K</w:t>
      </w:r>
      <w:r w:rsidRPr="00D35523">
        <w:rPr>
          <w:rFonts w:eastAsia="Times New Roman" w:cs="Times New Roman"/>
          <w:szCs w:val="20"/>
          <w:vertAlign w:val="subscript"/>
        </w:rPr>
        <w:t>d_sed</w:t>
      </w:r>
      <w:r w:rsidRPr="00D35523">
        <w:rPr>
          <w:rFonts w:eastAsia="Times New Roman" w:cs="Times New Roman"/>
          <w:szCs w:val="20"/>
        </w:rPr>
        <w:t>, K</w:t>
      </w:r>
      <w:r w:rsidRPr="00D35523">
        <w:rPr>
          <w:rFonts w:eastAsia="Times New Roman" w:cs="Times New Roman"/>
          <w:szCs w:val="20"/>
          <w:vertAlign w:val="subscript"/>
        </w:rPr>
        <w:t>d_biota</w:t>
      </w:r>
      <w:r w:rsidRPr="00D35523">
        <w:rPr>
          <w:rFonts w:eastAsia="Times New Roman" w:cs="Times New Roman"/>
          <w:szCs w:val="20"/>
        </w:rPr>
        <w:t>, and K</w:t>
      </w:r>
      <w:r w:rsidRPr="00D35523">
        <w:rPr>
          <w:rFonts w:eastAsia="Times New Roman" w:cs="Times New Roman"/>
          <w:szCs w:val="20"/>
          <w:vertAlign w:val="subscript"/>
        </w:rPr>
        <w:t>d_DOC</w:t>
      </w:r>
      <w:r w:rsidRPr="00D35523">
        <w:rPr>
          <w:rFonts w:eastAsia="Times New Roman" w:cs="Times New Roman"/>
          <w:szCs w:val="20"/>
        </w:rPr>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D35523">
        <w:rPr>
          <w:rFonts w:eastAsia="Times New Roman" w:cs="Times New Roman"/>
          <w:szCs w:val="20"/>
          <w:vertAlign w:val="subscript"/>
        </w:rPr>
        <w:t>oc</w:t>
      </w:r>
      <w:r w:rsidRPr="00D35523">
        <w:rPr>
          <w:rFonts w:eastAsia="Times New Roman" w:cs="Times New Roman"/>
          <w:szCs w:val="20"/>
        </w:rPr>
        <w:t xml:space="preserve">), which is usually known in a pesticide assessment process. </w:t>
      </w:r>
    </w:p>
    <w:p w14:paraId="6672B24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For the sediment, the partitioning coefficient is directly proportional to K</w:t>
      </w:r>
      <w:r w:rsidRPr="00D35523">
        <w:rPr>
          <w:rFonts w:eastAsia="Times New Roman" w:cs="Times New Roman"/>
          <w:szCs w:val="20"/>
          <w:vertAlign w:val="subscript"/>
        </w:rPr>
        <w:t>oc</w:t>
      </w:r>
      <w:r w:rsidRPr="00D35523">
        <w:rPr>
          <w:rFonts w:eastAsia="Times New Roman" w:cs="Times New Roman"/>
          <w:szCs w:val="20"/>
        </w:rPr>
        <w:t>, with the constant of proportionality being the amount of organic carbon in the sediment, which is a set to standard values for the standard water bodies (see Table 1).  The fraction of organic carbon (f</w:t>
      </w:r>
      <w:r w:rsidRPr="00D35523">
        <w:rPr>
          <w:rFonts w:eastAsia="Times New Roman" w:cs="Times New Roman"/>
          <w:szCs w:val="20"/>
          <w:vertAlign w:val="subscript"/>
        </w:rPr>
        <w:t>oc</w:t>
      </w:r>
      <w:r w:rsidRPr="00D35523">
        <w:rPr>
          <w:rFonts w:eastAsia="Times New Roman" w:cs="Times New Roman"/>
          <w:szCs w:val="20"/>
        </w:rPr>
        <w:t>) is assumed to be the same in the benthic and water column.  The sediment partitioning coefficients can thus be determined from the following equation:</w:t>
      </w:r>
    </w:p>
    <w:p w14:paraId="592EC894"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3620" w:dyaOrig="440" w14:anchorId="56FD9E59">
          <v:shape id="_x0000_i1036" type="#_x0000_t75" style="width:180.75pt;height:21.75pt" o:ole="">
            <v:imagedata r:id="rId52" o:title=""/>
          </v:shape>
          <o:OLEObject Type="Embed" ProgID="Equation.3" ShapeID="_x0000_i1036" DrawAspect="Content" ObjectID="_1594703752" r:id="rId53"/>
        </w:object>
      </w:r>
      <w:r w:rsidRPr="00D35523">
        <w:rPr>
          <w:rFonts w:eastAsia="Times New Roman" w:cs="Times New Roman"/>
          <w:szCs w:val="20"/>
        </w:rPr>
        <w:tab/>
        <w:t>(11)</w:t>
      </w:r>
    </w:p>
    <w:p w14:paraId="72D1ADB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102C23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K</w:t>
      </w:r>
      <w:r w:rsidRPr="00D35523">
        <w:rPr>
          <w:rFonts w:eastAsia="Times New Roman" w:cs="Times New Roman"/>
          <w:szCs w:val="20"/>
          <w:vertAlign w:val="subscript"/>
        </w:rPr>
        <w:t>oc</w:t>
      </w:r>
      <w:r w:rsidRPr="00D35523">
        <w:rPr>
          <w:rFonts w:eastAsia="Times New Roman" w:cs="Times New Roman"/>
          <w:szCs w:val="20"/>
        </w:rPr>
        <w:t xml:space="preserve"> = organic carbon partitioning coefficient, [mL/g]</w:t>
      </w:r>
    </w:p>
    <w:p w14:paraId="11E1856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w:t>
      </w:r>
      <w:r w:rsidRPr="00D35523">
        <w:rPr>
          <w:rFonts w:eastAsia="Times New Roman" w:cs="Times New Roman"/>
          <w:szCs w:val="20"/>
          <w:vertAlign w:val="subscript"/>
        </w:rPr>
        <w:t>oc</w:t>
      </w:r>
      <w:r w:rsidRPr="00D35523">
        <w:rPr>
          <w:rFonts w:eastAsia="Times New Roman" w:cs="Times New Roman"/>
          <w:szCs w:val="20"/>
        </w:rPr>
        <w:t xml:space="preserve"> = fraction of organic carbon in sediment [unitless]</w:t>
      </w:r>
    </w:p>
    <w:p w14:paraId="13C6CC8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4CA04AC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Note that the units of the coefficients in equations (1) to (10) are all given in </w:t>
      </w:r>
      <w:r w:rsidRPr="00D35523">
        <w:rPr>
          <w:rFonts w:eastAsia="Times New Roman" w:cs="Times New Roman"/>
          <w:i/>
          <w:szCs w:val="20"/>
        </w:rPr>
        <w:t>s.i</w:t>
      </w:r>
      <w:r w:rsidRPr="00D35523">
        <w:rPr>
          <w:rFonts w:eastAsia="Times New Roman" w:cs="Times New Roman"/>
          <w:szCs w:val="20"/>
        </w:rPr>
        <w:t>. form, which is maintained throughout this document.  However, for some fundamental parameters such as K</w:t>
      </w:r>
      <w:r w:rsidRPr="00D35523">
        <w:rPr>
          <w:rFonts w:eastAsia="Times New Roman" w:cs="Times New Roman"/>
          <w:szCs w:val="20"/>
          <w:vertAlign w:val="subscript"/>
        </w:rPr>
        <w:t>oc</w:t>
      </w:r>
      <w:r w:rsidRPr="00D35523">
        <w:rPr>
          <w:rFonts w:eastAsia="Times New Roman" w:cs="Times New Roman"/>
          <w:szCs w:val="20"/>
        </w:rPr>
        <w:t xml:space="preserve">, which is usually presented in units of mL/g, common units and conversion factors are used.  </w:t>
      </w:r>
    </w:p>
    <w:p w14:paraId="3C618CEF"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0568821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1553A152"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3080" w:dyaOrig="440" w14:anchorId="5AB0B1E5">
          <v:shape id="_x0000_i1037" type="#_x0000_t75" style="width:153.75pt;height:21.75pt" o:ole="">
            <v:imagedata r:id="rId54" o:title=""/>
          </v:shape>
          <o:OLEObject Type="Embed" ProgID="Equation.3" ShapeID="_x0000_i1037" DrawAspect="Content" ObjectID="_1594703753" r:id="rId55"/>
        </w:object>
      </w:r>
      <w:r w:rsidRPr="00D35523">
        <w:rPr>
          <w:rFonts w:eastAsia="Times New Roman" w:cs="Times New Roman"/>
          <w:szCs w:val="20"/>
        </w:rPr>
        <w:tab/>
        <w:t>(12)</w:t>
      </w:r>
    </w:p>
    <w:p w14:paraId="44608F05"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2460" w:dyaOrig="440" w14:anchorId="47A577CE">
          <v:shape id="_x0000_i1038" type="#_x0000_t75" style="width:123pt;height:21.75pt" o:ole="">
            <v:imagedata r:id="rId56" o:title=""/>
          </v:shape>
          <o:OLEObject Type="Embed" ProgID="Equation.3" ShapeID="_x0000_i1038" DrawAspect="Content" ObjectID="_1594703754" r:id="rId57"/>
        </w:object>
      </w:r>
      <w:r w:rsidRPr="00D35523">
        <w:rPr>
          <w:rFonts w:eastAsia="Times New Roman" w:cs="Times New Roman"/>
          <w:szCs w:val="20"/>
        </w:rPr>
        <w:tab/>
        <w:t>(13)</w:t>
      </w:r>
    </w:p>
    <w:p w14:paraId="475B908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EC553F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partitioning coefficients for biota are also determined from default empirical relations described in the EXAMS documentation:</w:t>
      </w:r>
    </w:p>
    <w:p w14:paraId="1333871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AD2856D"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ab/>
      </w:r>
      <w:r w:rsidRPr="00D35523">
        <w:rPr>
          <w:rFonts w:eastAsia="Times New Roman" w:cs="Times New Roman"/>
          <w:position w:val="-28"/>
          <w:szCs w:val="20"/>
        </w:rPr>
        <w:object w:dxaOrig="4320" w:dyaOrig="740" w14:anchorId="31F1FCF8">
          <v:shape id="_x0000_i1039" type="#_x0000_t75" style="width:3in;height:36.75pt" o:ole="">
            <v:imagedata r:id="rId58" o:title=""/>
          </v:shape>
          <o:OLEObject Type="Embed" ProgID="Equation.3" ShapeID="_x0000_i1039" DrawAspect="Content" ObjectID="_1594703755" r:id="rId59"/>
        </w:object>
      </w:r>
      <w:r w:rsidRPr="00D35523">
        <w:rPr>
          <w:rFonts w:eastAsia="Times New Roman" w:cs="Times New Roman"/>
          <w:szCs w:val="20"/>
        </w:rPr>
        <w:tab/>
        <w:t>(14)</w:t>
      </w:r>
    </w:p>
    <w:p w14:paraId="39557B0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F5E23AC"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By inserting equations (11) through (14) into equation (8) and substituting specific values from Table 1 into equation (8), the solute holding capacity (</w:t>
      </w:r>
      <w:r w:rsidRPr="00D35523">
        <w:rPr>
          <w:rFonts w:eastAsia="Times New Roman" w:cs="Times New Roman"/>
          <w:szCs w:val="20"/>
        </w:rPr>
        <w:sym w:font="Symbol" w:char="F051"/>
      </w:r>
      <w:r w:rsidRPr="00D35523">
        <w:rPr>
          <w:rFonts w:eastAsia="Times New Roman" w:cs="Times New Roman"/>
          <w:szCs w:val="20"/>
        </w:rPr>
        <w:t>) can be written as a function of solely K</w:t>
      </w:r>
      <w:r w:rsidRPr="00D35523">
        <w:rPr>
          <w:rFonts w:eastAsia="Times New Roman" w:cs="Times New Roman"/>
          <w:szCs w:val="20"/>
          <w:vertAlign w:val="subscript"/>
        </w:rPr>
        <w:t>oc</w:t>
      </w:r>
      <w:r w:rsidRPr="00D35523">
        <w:rPr>
          <w:rFonts w:eastAsia="Times New Roman" w:cs="Times New Roman"/>
          <w:szCs w:val="20"/>
        </w:rPr>
        <w:t xml:space="preserve">, as presented in Figure 2 for both the standard pond and reservoir.  </w:t>
      </w:r>
    </w:p>
    <w:p w14:paraId="798B4CA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009AF30"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197" w:name="_Toc380493486"/>
      <w:r w:rsidRPr="00D35523">
        <w:rPr>
          <w:rFonts w:eastAsia="Times New Roman" w:cs="Times New Roman"/>
          <w:b/>
          <w:i/>
          <w:sz w:val="28"/>
          <w:szCs w:val="20"/>
        </w:rPr>
        <w:t>2.3</w:t>
      </w:r>
      <w:r w:rsidRPr="00D35523">
        <w:rPr>
          <w:rFonts w:eastAsia="Times New Roman" w:cs="Times New Roman"/>
          <w:b/>
          <w:i/>
          <w:sz w:val="28"/>
          <w:szCs w:val="20"/>
        </w:rPr>
        <w:tab/>
        <w:t>Effective Water Column Dissipation (</w:t>
      </w:r>
      <w:r w:rsidRPr="00D35523">
        <w:rPr>
          <w:rFonts w:eastAsia="Times New Roman" w:cs="Times New Roman"/>
          <w:b/>
          <w:i/>
          <w:sz w:val="28"/>
          <w:szCs w:val="20"/>
        </w:rPr>
        <w:sym w:font="Symbol" w:char="F047"/>
      </w:r>
      <w:r w:rsidRPr="00D35523">
        <w:rPr>
          <w:rFonts w:eastAsia="Times New Roman" w:cs="Times New Roman"/>
          <w:b/>
          <w:i/>
          <w:sz w:val="28"/>
          <w:szCs w:val="20"/>
          <w:vertAlign w:val="subscript"/>
        </w:rPr>
        <w:t>1</w:t>
      </w:r>
      <w:r w:rsidRPr="00D35523">
        <w:rPr>
          <w:rFonts w:eastAsia="Times New Roman" w:cs="Times New Roman"/>
          <w:b/>
          <w:i/>
          <w:sz w:val="28"/>
          <w:szCs w:val="20"/>
        </w:rPr>
        <w:t>)</w:t>
      </w:r>
      <w:bookmarkEnd w:id="197"/>
    </w:p>
    <w:p w14:paraId="3E92A79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overall dissipation rate in the water column (</w:t>
      </w:r>
      <w:r w:rsidRPr="00D35523">
        <w:rPr>
          <w:rFonts w:eastAsia="Times New Roman" w:cs="Times New Roman"/>
          <w:szCs w:val="20"/>
        </w:rPr>
        <w:sym w:font="Symbol" w:char="F047"/>
      </w:r>
      <w:r w:rsidRPr="00D35523">
        <w:rPr>
          <w:rFonts w:eastAsia="Times New Roman" w:cs="Times New Roman"/>
          <w:szCs w:val="20"/>
          <w:vertAlign w:val="subscript"/>
        </w:rPr>
        <w:t>1</w:t>
      </w:r>
      <w:r w:rsidRPr="00D35523">
        <w:rPr>
          <w:rFonts w:eastAsia="Times New Roman" w:cs="Times New Roman"/>
          <w:szCs w:val="20"/>
        </w:rPr>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1B334B82"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198" w:name="_Toc380493487"/>
      <w:r w:rsidRPr="00D35523">
        <w:rPr>
          <w:rFonts w:eastAsia="Times New Roman" w:cs="Times New Roman"/>
          <w:b/>
          <w:szCs w:val="20"/>
        </w:rPr>
        <w:t>2.3.1</w:t>
      </w:r>
      <w:r w:rsidRPr="00D35523">
        <w:rPr>
          <w:rFonts w:eastAsia="Times New Roman" w:cs="Times New Roman"/>
          <w:b/>
          <w:szCs w:val="20"/>
        </w:rPr>
        <w:tab/>
        <w:t xml:space="preserve">Hydrologic Washout </w:t>
      </w:r>
      <w:bookmarkEnd w:id="198"/>
      <w:r w:rsidRPr="00D35523">
        <w:rPr>
          <w:rFonts w:eastAsia="Times New Roman" w:cs="Times New Roman"/>
          <w:b/>
          <w:position w:val="-32"/>
          <w:szCs w:val="20"/>
        </w:rPr>
        <w:object w:dxaOrig="580" w:dyaOrig="760" w14:anchorId="2B82757C">
          <v:shape id="_x0000_i1040" type="#_x0000_t75" style="width:29.25pt;height:38.25pt" o:ole="">
            <v:imagedata r:id="rId28" o:title=""/>
          </v:shape>
          <o:OLEObject Type="Embed" ProgID="Equation.3" ShapeID="_x0000_i1040" DrawAspect="Content" ObjectID="_1594703756" r:id="rId60"/>
        </w:object>
      </w:r>
    </w:p>
    <w:p w14:paraId="19E467E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first term in equation (5), Q/v</w:t>
      </w:r>
      <w:r w:rsidRPr="00D35523">
        <w:rPr>
          <w:rFonts w:eastAsia="Times New Roman" w:cs="Times New Roman"/>
          <w:szCs w:val="20"/>
          <w:vertAlign w:val="subscript"/>
        </w:rPr>
        <w:t>1</w:t>
      </w:r>
      <w:r w:rsidRPr="00D35523">
        <w:rPr>
          <w:rFonts w:eastAsia="Times New Roman" w:cs="Times New Roman"/>
          <w:szCs w:val="20"/>
        </w:rPr>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D35523">
        <w:rPr>
          <w:rFonts w:eastAsia="Times New Roman" w:cs="Times New Roman"/>
          <w:i/>
          <w:szCs w:val="20"/>
        </w:rPr>
        <w:t>Section 2.6 Daily Piecewise Calculations</w:t>
      </w:r>
      <w:r w:rsidRPr="00D35523">
        <w:rPr>
          <w:rFonts w:eastAsia="Times New Roman" w:cs="Times New Roman"/>
          <w:szCs w:val="20"/>
        </w:rPr>
        <w:t>).  The washout term acts on all forms of pesticide (aqueous dissolved and sorbed to suspended matter), as is apparent from equation (1) and the definitions for X</w:t>
      </w:r>
      <w:r w:rsidRPr="00D35523">
        <w:rPr>
          <w:rFonts w:eastAsia="Times New Roman" w:cs="Times New Roman"/>
          <w:szCs w:val="20"/>
          <w:vertAlign w:val="subscript"/>
        </w:rPr>
        <w:t>sed</w:t>
      </w:r>
      <w:r w:rsidRPr="00D35523">
        <w:rPr>
          <w:rFonts w:eastAsia="Times New Roman" w:cs="Times New Roman"/>
          <w:szCs w:val="20"/>
        </w:rPr>
        <w:t>, X</w:t>
      </w:r>
      <w:r w:rsidRPr="00D35523">
        <w:rPr>
          <w:rFonts w:eastAsia="Times New Roman" w:cs="Times New Roman"/>
          <w:szCs w:val="20"/>
          <w:vertAlign w:val="subscript"/>
        </w:rPr>
        <w:t>bio</w:t>
      </w:r>
      <w:r w:rsidRPr="00D35523">
        <w:rPr>
          <w:rFonts w:eastAsia="Times New Roman" w:cs="Times New Roman"/>
          <w:szCs w:val="20"/>
        </w:rPr>
        <w:t>, and X</w:t>
      </w:r>
      <w:r w:rsidRPr="00D35523">
        <w:rPr>
          <w:rFonts w:eastAsia="Times New Roman" w:cs="Times New Roman"/>
          <w:szCs w:val="20"/>
          <w:vertAlign w:val="subscript"/>
        </w:rPr>
        <w:t>DOC</w:t>
      </w:r>
      <w:r w:rsidRPr="00D35523">
        <w:rPr>
          <w:rFonts w:eastAsia="Times New Roman" w:cs="Times New Roman"/>
          <w:szCs w:val="20"/>
        </w:rPr>
        <w:t xml:space="preserve">.  This means that the settling of suspended solids is not explicitly considered in the VVWM, and pesticides in both dissolved and suspended sorbed forms can flow out of the reservoir.  </w:t>
      </w:r>
    </w:p>
    <w:p w14:paraId="6A740E0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Flow is obtained from an input file or entered as a constant baseflow.  The input file provides a daily flow and is typically generated by the PRZM model as a zts file (see section 6.22)   Baseflow will work is additive to any flow from the zts file.</w:t>
      </w:r>
    </w:p>
    <w:p w14:paraId="014AB9A0"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199" w:name="_Toc380493488"/>
      <w:r w:rsidRPr="00D35523">
        <w:rPr>
          <w:rFonts w:eastAsia="Times New Roman" w:cs="Times New Roman"/>
          <w:b/>
          <w:szCs w:val="20"/>
        </w:rPr>
        <w:t>2.3.2</w:t>
      </w:r>
      <w:r w:rsidRPr="00D35523">
        <w:rPr>
          <w:rFonts w:eastAsia="Times New Roman" w:cs="Times New Roman"/>
          <w:b/>
          <w:szCs w:val="20"/>
        </w:rPr>
        <w:tab/>
        <w:t>Metabolism (</w:t>
      </w:r>
      <w:r w:rsidRPr="00D35523">
        <w:rPr>
          <w:rFonts w:eastAsia="Times New Roman" w:cs="Times New Roman"/>
          <w:b/>
          <w:szCs w:val="20"/>
        </w:rPr>
        <w:sym w:font="Symbol" w:char="F06D"/>
      </w:r>
      <w:r w:rsidRPr="00D35523">
        <w:rPr>
          <w:rFonts w:eastAsia="Times New Roman" w:cs="Times New Roman"/>
          <w:b/>
          <w:szCs w:val="20"/>
          <w:vertAlign w:val="subscript"/>
        </w:rPr>
        <w:t>bio_1</w:t>
      </w:r>
      <w:r w:rsidRPr="00D35523">
        <w:rPr>
          <w:rFonts w:eastAsia="Times New Roman" w:cs="Times New Roman"/>
          <w:b/>
          <w:szCs w:val="20"/>
        </w:rPr>
        <w:t>)</w:t>
      </w:r>
      <w:bookmarkEnd w:id="199"/>
    </w:p>
    <w:p w14:paraId="2ABFE08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D35523">
        <w:rPr>
          <w:rFonts w:eastAsia="Times New Roman" w:cs="Times New Roman"/>
          <w:szCs w:val="20"/>
        </w:rPr>
        <w:sym w:font="Symbol" w:char="F0B0"/>
      </w:r>
      <w:r w:rsidRPr="00D35523">
        <w:rPr>
          <w:rFonts w:eastAsia="Times New Roman" w:cs="Times New Roman"/>
          <w:szCs w:val="20"/>
        </w:rPr>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1E14833E"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As temperature varies in a water body, the USEPA has established a standard for temperature adjustments of the aerobic metabolism rate when regulating pesticides as follows:</w:t>
      </w:r>
    </w:p>
    <w:p w14:paraId="13FBA05B" w14:textId="77777777"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1980" w:dyaOrig="680" w14:anchorId="46E1E326">
          <v:shape id="_x0000_i1041" type="#_x0000_t75" style="width:99pt;height:33.75pt" o:ole="">
            <v:imagedata r:id="rId61" o:title=""/>
          </v:shape>
          <o:OLEObject Type="Embed" ProgID="Equation.3" ShapeID="_x0000_i1041" DrawAspect="Content" ObjectID="_1594703757" r:id="rId62"/>
        </w:object>
      </w:r>
      <w:r w:rsidRPr="00D35523">
        <w:rPr>
          <w:rFonts w:eastAsia="Times New Roman" w:cs="Times New Roman"/>
          <w:szCs w:val="20"/>
        </w:rPr>
        <w:tab/>
        <w:t>(15)</w:t>
      </w:r>
    </w:p>
    <w:p w14:paraId="37436F1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109344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r>
      <w:r w:rsidRPr="00D35523">
        <w:rPr>
          <w:rFonts w:eastAsia="Times New Roman" w:cs="Times New Roman"/>
          <w:szCs w:val="20"/>
        </w:rPr>
        <w:sym w:font="Symbol" w:char="F06D"/>
      </w:r>
      <w:r w:rsidRPr="00D35523">
        <w:rPr>
          <w:rFonts w:eastAsia="Times New Roman" w:cs="Times New Roman"/>
          <w:szCs w:val="20"/>
          <w:vertAlign w:val="subscript"/>
        </w:rPr>
        <w:t xml:space="preserve">25 </w:t>
      </w:r>
      <w:r w:rsidRPr="00D35523">
        <w:rPr>
          <w:rFonts w:eastAsia="Times New Roman" w:cs="Times New Roman"/>
          <w:szCs w:val="20"/>
        </w:rPr>
        <w:t>= laboratory measured aerobic metabolism rate at 25</w:t>
      </w:r>
      <w:r w:rsidRPr="00D35523">
        <w:rPr>
          <w:rFonts w:eastAsia="Times New Roman" w:cs="Times New Roman"/>
          <w:szCs w:val="20"/>
        </w:rPr>
        <w:sym w:font="Symbol" w:char="F0B0"/>
      </w:r>
      <w:r w:rsidRPr="00D35523">
        <w:rPr>
          <w:rFonts w:eastAsia="Times New Roman" w:cs="Times New Roman"/>
          <w:szCs w:val="20"/>
        </w:rPr>
        <w:t>C, [s</w:t>
      </w:r>
      <w:r w:rsidRPr="00D35523">
        <w:rPr>
          <w:rFonts w:eastAsia="Times New Roman" w:cs="Times New Roman"/>
          <w:szCs w:val="20"/>
          <w:vertAlign w:val="superscript"/>
        </w:rPr>
        <w:t>-1</w:t>
      </w:r>
      <w:r w:rsidRPr="00D35523">
        <w:rPr>
          <w:rFonts w:eastAsia="Times New Roman" w:cs="Times New Roman"/>
          <w:szCs w:val="20"/>
        </w:rPr>
        <w:t>]</w:t>
      </w:r>
    </w:p>
    <w:p w14:paraId="49289B5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 = temperature of modeled water body, [</w:t>
      </w:r>
      <w:r w:rsidRPr="00D35523">
        <w:rPr>
          <w:rFonts w:eastAsia="Times New Roman" w:cs="Times New Roman"/>
          <w:szCs w:val="20"/>
        </w:rPr>
        <w:sym w:font="Symbol" w:char="F0B0"/>
      </w:r>
      <w:r w:rsidRPr="00D35523">
        <w:rPr>
          <w:rFonts w:eastAsia="Times New Roman" w:cs="Times New Roman"/>
          <w:szCs w:val="20"/>
        </w:rPr>
        <w:t>C]</w:t>
      </w:r>
    </w:p>
    <w:p w14:paraId="35DCD80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lastRenderedPageBreak/>
        <w:t>T</w:t>
      </w:r>
      <w:r w:rsidRPr="00D35523">
        <w:rPr>
          <w:rFonts w:eastAsia="Times New Roman" w:cs="Times New Roman"/>
          <w:szCs w:val="20"/>
          <w:vertAlign w:val="subscript"/>
        </w:rPr>
        <w:t>ref</w:t>
      </w:r>
      <w:r w:rsidRPr="00D35523">
        <w:rPr>
          <w:rFonts w:eastAsia="Times New Roman" w:cs="Times New Roman"/>
          <w:szCs w:val="20"/>
        </w:rPr>
        <w:t xml:space="preserve"> = temperature at which laboratory study was conducted, [</w:t>
      </w:r>
      <w:r w:rsidRPr="00D35523">
        <w:rPr>
          <w:rFonts w:eastAsia="Times New Roman" w:cs="Times New Roman"/>
          <w:szCs w:val="20"/>
        </w:rPr>
        <w:sym w:font="Symbol" w:char="F0B0"/>
      </w:r>
      <w:r w:rsidRPr="00D35523">
        <w:rPr>
          <w:rFonts w:eastAsia="Times New Roman" w:cs="Times New Roman"/>
          <w:szCs w:val="20"/>
        </w:rPr>
        <w:t>C]</w:t>
      </w:r>
    </w:p>
    <w:p w14:paraId="7458B34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9E274C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This temperature adjustment doubles the metabolism rate for every 10</w:t>
      </w:r>
      <w:r w:rsidRPr="00D35523">
        <w:rPr>
          <w:rFonts w:eastAsia="Times New Roman" w:cs="Times New Roman"/>
          <w:szCs w:val="20"/>
        </w:rPr>
        <w:sym w:font="Symbol" w:char="F0B0"/>
      </w:r>
      <w:r w:rsidRPr="00D35523">
        <w:rPr>
          <w:rFonts w:eastAsia="Times New Roman" w:cs="Times New Roman"/>
          <w:szCs w:val="20"/>
        </w:rPr>
        <w:t>C rise in temperature, and halves the rate for every 10</w:t>
      </w:r>
      <w:r w:rsidRPr="00D35523">
        <w:rPr>
          <w:rFonts w:eastAsia="Times New Roman" w:cs="Times New Roman"/>
          <w:szCs w:val="20"/>
        </w:rPr>
        <w:sym w:font="Symbol" w:char="F0B0"/>
      </w:r>
      <w:r w:rsidRPr="00D35523">
        <w:rPr>
          <w:rFonts w:eastAsia="Times New Roman" w:cs="Times New Roman"/>
          <w:szCs w:val="20"/>
        </w:rPr>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4FA5A804"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0" w:name="_Toc380493489"/>
      <w:r w:rsidRPr="00D35523">
        <w:rPr>
          <w:rFonts w:eastAsia="Times New Roman" w:cs="Times New Roman"/>
          <w:b/>
          <w:szCs w:val="20"/>
        </w:rPr>
        <w:t>2.3.3</w:t>
      </w:r>
      <w:r w:rsidRPr="00D35523">
        <w:rPr>
          <w:rFonts w:eastAsia="Times New Roman" w:cs="Times New Roman"/>
          <w:b/>
          <w:szCs w:val="20"/>
        </w:rPr>
        <w:tab/>
        <w:t>Hydrolysis (</w:t>
      </w:r>
      <w:r w:rsidRPr="00D35523">
        <w:rPr>
          <w:rFonts w:eastAsia="Times New Roman" w:cs="Times New Roman"/>
          <w:b/>
          <w:szCs w:val="20"/>
        </w:rPr>
        <w:sym w:font="Symbol" w:char="F06D"/>
      </w:r>
      <w:r w:rsidRPr="00D35523">
        <w:rPr>
          <w:rFonts w:eastAsia="Times New Roman" w:cs="Times New Roman"/>
          <w:b/>
          <w:szCs w:val="20"/>
          <w:vertAlign w:val="subscript"/>
        </w:rPr>
        <w:t>hydr_1</w:t>
      </w:r>
      <w:r w:rsidRPr="00D35523">
        <w:rPr>
          <w:rFonts w:eastAsia="Times New Roman" w:cs="Times New Roman"/>
          <w:b/>
          <w:szCs w:val="20"/>
        </w:rPr>
        <w:t>)</w:t>
      </w:r>
      <w:bookmarkEnd w:id="200"/>
    </w:p>
    <w:p w14:paraId="212B791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The hydrolysis rate is directly obtained from experimental measurements, as supplied by pesticide registrant data submissions.  In the VVWM, the effective hydrolysis rate is the experimentally-determined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1BD261A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0F9BAEE"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1700" w:dyaOrig="380" w14:anchorId="62D3FF1F">
          <v:shape id="_x0000_i1042" type="#_x0000_t75" style="width:84.75pt;height:18.75pt" o:ole="">
            <v:imagedata r:id="rId63" o:title=""/>
          </v:shape>
          <o:OLEObject Type="Embed" ProgID="Equation.3" ShapeID="_x0000_i1042" DrawAspect="Content" ObjectID="_1594703758" r:id="rId64"/>
        </w:object>
      </w:r>
      <w:r w:rsidRPr="00D35523">
        <w:rPr>
          <w:rFonts w:eastAsia="Times New Roman" w:cs="Times New Roman"/>
          <w:szCs w:val="20"/>
        </w:rPr>
        <w:tab/>
        <w:t>(16)</w:t>
      </w:r>
    </w:p>
    <w:p w14:paraId="3785263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r>
      <w:r w:rsidRPr="00D35523">
        <w:rPr>
          <w:rFonts w:eastAsia="Times New Roman" w:cs="Times New Roman"/>
          <w:szCs w:val="20"/>
        </w:rPr>
        <w:sym w:font="Symbol" w:char="F06D"/>
      </w:r>
      <w:r w:rsidRPr="00D35523">
        <w:rPr>
          <w:rFonts w:eastAsia="Times New Roman" w:cs="Times New Roman"/>
          <w:szCs w:val="20"/>
          <w:vertAlign w:val="subscript"/>
        </w:rPr>
        <w:t>overall, pH</w:t>
      </w:r>
      <w:r w:rsidRPr="00D35523">
        <w:rPr>
          <w:rFonts w:eastAsia="Times New Roman" w:cs="Times New Roman"/>
          <w:szCs w:val="20"/>
        </w:rPr>
        <w:t xml:space="preserve"> = laboratory-measured overall hydrolysis rate at pH of interest, [s</w:t>
      </w:r>
      <w:r w:rsidRPr="00D35523">
        <w:rPr>
          <w:rFonts w:eastAsia="Times New Roman" w:cs="Times New Roman"/>
          <w:szCs w:val="20"/>
          <w:vertAlign w:val="superscript"/>
        </w:rPr>
        <w:t>-1</w:t>
      </w:r>
      <w:r w:rsidRPr="00D35523">
        <w:rPr>
          <w:rFonts w:eastAsia="Times New Roman" w:cs="Times New Roman"/>
          <w:szCs w:val="20"/>
        </w:rPr>
        <w:t>].</w:t>
      </w:r>
    </w:p>
    <w:p w14:paraId="0A16BE4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58F790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VVWM uses the assumption that hydrolysis acts only on dissolved species. Therefore, the effective hydrolysis rate is reduced by the fraction of total pesticide that is present in dissolved aqueous form (f</w:t>
      </w:r>
      <w:r w:rsidRPr="00D35523">
        <w:rPr>
          <w:rFonts w:eastAsia="Times New Roman" w:cs="Times New Roman"/>
          <w:szCs w:val="20"/>
          <w:vertAlign w:val="subscript"/>
        </w:rPr>
        <w:t>w1</w:t>
      </w:r>
      <w:r w:rsidRPr="00D35523">
        <w:rPr>
          <w:rFonts w:eastAsia="Times New Roman" w:cs="Times New Roman"/>
          <w:szCs w:val="20"/>
        </w:rPr>
        <w:t>), as defined in equation (9) and implemented in equation (5).</w:t>
      </w:r>
    </w:p>
    <w:p w14:paraId="0C22A7FC"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1" w:name="_Toc380493490"/>
      <w:r w:rsidRPr="00D35523">
        <w:rPr>
          <w:rFonts w:eastAsia="Times New Roman" w:cs="Times New Roman"/>
          <w:b/>
          <w:szCs w:val="20"/>
        </w:rPr>
        <w:t>2.3.4</w:t>
      </w:r>
      <w:r w:rsidRPr="00D35523">
        <w:rPr>
          <w:rFonts w:eastAsia="Times New Roman" w:cs="Times New Roman"/>
          <w:b/>
          <w:szCs w:val="20"/>
        </w:rPr>
        <w:tab/>
        <w:t>Photolysis (</w:t>
      </w:r>
      <w:r w:rsidRPr="00D35523">
        <w:rPr>
          <w:rFonts w:eastAsia="Times New Roman" w:cs="Times New Roman"/>
          <w:b/>
          <w:szCs w:val="20"/>
        </w:rPr>
        <w:sym w:font="Symbol" w:char="F06D"/>
      </w:r>
      <w:r w:rsidRPr="00D35523">
        <w:rPr>
          <w:rFonts w:eastAsia="Times New Roman" w:cs="Times New Roman"/>
          <w:b/>
          <w:szCs w:val="20"/>
          <w:vertAlign w:val="subscript"/>
        </w:rPr>
        <w:t>photo</w:t>
      </w:r>
      <w:r w:rsidRPr="00D35523">
        <w:rPr>
          <w:rFonts w:eastAsia="Times New Roman" w:cs="Times New Roman"/>
          <w:b/>
          <w:szCs w:val="20"/>
        </w:rPr>
        <w:t>)</w:t>
      </w:r>
      <w:bookmarkEnd w:id="201"/>
    </w:p>
    <w:p w14:paraId="289328F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309865D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187296A"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3080" w:dyaOrig="380" w14:anchorId="79EF2BB0">
          <v:shape id="_x0000_i1043" type="#_x0000_t75" style="width:153.75pt;height:18.75pt" o:ole="">
            <v:imagedata r:id="rId65" o:title=""/>
          </v:shape>
          <o:OLEObject Type="Embed" ProgID="Equation.3" ShapeID="_x0000_i1043" DrawAspect="Content" ObjectID="_1594703759" r:id="rId66"/>
        </w:object>
      </w:r>
      <w:r w:rsidRPr="00D35523">
        <w:rPr>
          <w:rFonts w:eastAsia="Times New Roman" w:cs="Times New Roman"/>
          <w:szCs w:val="20"/>
        </w:rPr>
        <w:tab/>
        <w:t>(17)</w:t>
      </w:r>
    </w:p>
    <w:p w14:paraId="194CB89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p>
    <w:p w14:paraId="2F51BCE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w:t>
      </w:r>
      <w:r w:rsidRPr="00D35523">
        <w:rPr>
          <w:rFonts w:eastAsia="Times New Roman" w:cs="Times New Roman"/>
          <w:szCs w:val="20"/>
        </w:rPr>
        <w:tab/>
        <w:t>f</w:t>
      </w:r>
      <w:r w:rsidRPr="00D35523">
        <w:rPr>
          <w:rFonts w:eastAsia="Times New Roman" w:cs="Times New Roman"/>
          <w:szCs w:val="20"/>
          <w:vertAlign w:val="subscript"/>
        </w:rPr>
        <w:t>lat</w:t>
      </w:r>
      <w:r w:rsidRPr="00D35523">
        <w:rPr>
          <w:rFonts w:eastAsia="Times New Roman" w:cs="Times New Roman"/>
          <w:szCs w:val="20"/>
        </w:rPr>
        <w:t xml:space="preserve"> = latitude adjustment factor, [unitless]</w:t>
      </w:r>
    </w:p>
    <w:p w14:paraId="6DC92ADB" w14:textId="77777777" w:rsidR="00D35523" w:rsidRPr="00D35523" w:rsidRDefault="00D35523" w:rsidP="00D35523">
      <w:pPr>
        <w:overflowPunct w:val="0"/>
        <w:autoSpaceDE w:val="0"/>
        <w:autoSpaceDN w:val="0"/>
        <w:adjustRightInd w:val="0"/>
        <w:spacing w:after="0" w:line="240" w:lineRule="auto"/>
        <w:ind w:left="720"/>
        <w:textAlignment w:val="baseline"/>
        <w:rPr>
          <w:rFonts w:eastAsia="Times New Roman" w:cs="Times New Roman"/>
          <w:szCs w:val="20"/>
        </w:rPr>
      </w:pPr>
      <w:r w:rsidRPr="00D35523">
        <w:rPr>
          <w:rFonts w:eastAsia="Times New Roman" w:cs="Times New Roman"/>
          <w:szCs w:val="20"/>
        </w:rPr>
        <w:t>f</w:t>
      </w:r>
      <w:r w:rsidRPr="00D35523">
        <w:rPr>
          <w:rFonts w:eastAsia="Times New Roman" w:cs="Times New Roman"/>
          <w:szCs w:val="20"/>
          <w:vertAlign w:val="subscript"/>
        </w:rPr>
        <w:t>cloud</w:t>
      </w:r>
      <w:r w:rsidRPr="00D35523">
        <w:rPr>
          <w:rFonts w:eastAsia="Times New Roman" w:cs="Times New Roman"/>
          <w:szCs w:val="20"/>
        </w:rPr>
        <w:t xml:space="preserve"> = cloudiness adjustment factor, [unitless] </w:t>
      </w:r>
    </w:p>
    <w:p w14:paraId="597E093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w:t>
      </w:r>
      <w:r w:rsidRPr="00D35523">
        <w:rPr>
          <w:rFonts w:eastAsia="Times New Roman" w:cs="Times New Roman"/>
          <w:szCs w:val="20"/>
          <w:vertAlign w:val="subscript"/>
        </w:rPr>
        <w:t>atten</w:t>
      </w:r>
      <w:r w:rsidRPr="00D35523">
        <w:rPr>
          <w:rFonts w:eastAsia="Times New Roman" w:cs="Times New Roman"/>
          <w:szCs w:val="20"/>
        </w:rPr>
        <w:t xml:space="preserve"> = attenuation factor to absorption, [unitless]</w:t>
      </w:r>
    </w:p>
    <w:p w14:paraId="5333A3E5" w14:textId="77777777" w:rsidR="00D35523" w:rsidRPr="00D35523" w:rsidRDefault="00D35523" w:rsidP="00D35523">
      <w:pPr>
        <w:overflowPunct w:val="0"/>
        <w:autoSpaceDE w:val="0"/>
        <w:autoSpaceDN w:val="0"/>
        <w:adjustRightInd w:val="0"/>
        <w:spacing w:after="0" w:line="240" w:lineRule="auto"/>
        <w:ind w:left="1710" w:hanging="990"/>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measured</w:t>
      </w:r>
      <w:r w:rsidRPr="00D35523">
        <w:rPr>
          <w:rFonts w:eastAsia="Times New Roman" w:cs="Times New Roman"/>
          <w:szCs w:val="20"/>
        </w:rPr>
        <w:t xml:space="preserve"> = measured near-surface photolysis rate coefficient at reference latitude and clear atmospheric conditions [sec</w:t>
      </w:r>
      <w:r w:rsidRPr="00D35523">
        <w:rPr>
          <w:rFonts w:eastAsia="Times New Roman" w:cs="Times New Roman"/>
          <w:szCs w:val="20"/>
          <w:vertAlign w:val="superscript"/>
        </w:rPr>
        <w:t>-1</w:t>
      </w:r>
      <w:r w:rsidRPr="00D35523">
        <w:rPr>
          <w:rFonts w:eastAsia="Times New Roman" w:cs="Times New Roman"/>
          <w:szCs w:val="20"/>
        </w:rPr>
        <w:t>]</w:t>
      </w:r>
    </w:p>
    <w:p w14:paraId="7F23752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E519D9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Although cloudiness does not affect the current standard water bodies (f</w:t>
      </w:r>
      <w:r w:rsidRPr="00D35523">
        <w:rPr>
          <w:rFonts w:eastAsia="Times New Roman" w:cs="Times New Roman"/>
          <w:szCs w:val="20"/>
          <w:vertAlign w:val="subscript"/>
        </w:rPr>
        <w:t>cloud</w:t>
      </w:r>
      <w:r w:rsidRPr="00D35523">
        <w:rPr>
          <w:rFonts w:eastAsia="Times New Roman" w:cs="Times New Roman"/>
          <w:szCs w:val="20"/>
        </w:rPr>
        <w:t xml:space="preserve"> is set to a standard value of 1), f</w:t>
      </w:r>
      <w:r w:rsidRPr="00D35523">
        <w:rPr>
          <w:rFonts w:eastAsia="Times New Roman" w:cs="Times New Roman"/>
          <w:szCs w:val="20"/>
          <w:vertAlign w:val="subscript"/>
        </w:rPr>
        <w:t>cloud</w:t>
      </w:r>
      <w:r w:rsidRPr="00D35523">
        <w:rPr>
          <w:rFonts w:eastAsia="Times New Roman" w:cs="Times New Roman"/>
          <w:szCs w:val="20"/>
        </w:rPr>
        <w:t xml:space="preserve"> is included here for the purposes of formality and because it may be considered in future versions. </w:t>
      </w:r>
    </w:p>
    <w:p w14:paraId="6C17E75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lastRenderedPageBreak/>
        <w:t>The latitude of the standard water body varies, depending on the desired location in the U.S. where the pesticide assessment is being made.  The effect that latitude has on incident light is accounted for by the latitude adjustment factor (f</w:t>
      </w:r>
      <w:r w:rsidRPr="00D35523">
        <w:rPr>
          <w:rFonts w:eastAsia="Times New Roman" w:cs="Times New Roman"/>
          <w:szCs w:val="20"/>
          <w:vertAlign w:val="subscript"/>
        </w:rPr>
        <w:t>lat</w:t>
      </w:r>
      <w:r w:rsidRPr="00D35523">
        <w:rPr>
          <w:rFonts w:eastAsia="Times New Roman" w:cs="Times New Roman"/>
          <w:szCs w:val="20"/>
        </w:rPr>
        <w:t>), which the VVWM adopts from EXAMS (Burns, 2000).  Full details of the reasoning behind f</w:t>
      </w:r>
      <w:r w:rsidRPr="00D35523">
        <w:rPr>
          <w:rFonts w:eastAsia="Times New Roman" w:cs="Times New Roman"/>
          <w:szCs w:val="20"/>
          <w:vertAlign w:val="subscript"/>
        </w:rPr>
        <w:t>lat</w:t>
      </w:r>
      <w:r w:rsidRPr="00D35523" w:rsidDel="00A243AA">
        <w:rPr>
          <w:rFonts w:eastAsia="Times New Roman" w:cs="Times New Roman"/>
          <w:szCs w:val="20"/>
        </w:rPr>
        <w:t xml:space="preserve"> </w:t>
      </w:r>
      <w:r w:rsidRPr="00D35523">
        <w:rPr>
          <w:rFonts w:eastAsia="Times New Roman" w:cs="Times New Roman"/>
          <w:szCs w:val="20"/>
        </w:rPr>
        <w:t>can be found in the EXAMS documentation, and only the resulting equation is given here:</w:t>
      </w:r>
    </w:p>
    <w:p w14:paraId="6C132955"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6258037"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3940" w:dyaOrig="680" w14:anchorId="676C0090">
          <v:shape id="_x0000_i1044" type="#_x0000_t75" style="width:181.5pt;height:31.5pt" o:ole="">
            <v:imagedata r:id="rId67" o:title=""/>
          </v:shape>
          <o:OLEObject Type="Embed" ProgID="Equation.3" ShapeID="_x0000_i1044" DrawAspect="Content" ObjectID="_1594703760" r:id="rId68"/>
        </w:object>
      </w:r>
      <w:r w:rsidRPr="00D35523">
        <w:rPr>
          <w:rFonts w:eastAsia="Times New Roman" w:cs="Times New Roman"/>
          <w:szCs w:val="20"/>
        </w:rPr>
        <w:tab/>
        <w:t>(18)</w:t>
      </w:r>
    </w:p>
    <w:p w14:paraId="57B48BD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46539A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L</w:t>
      </w:r>
      <w:r w:rsidRPr="00D35523">
        <w:rPr>
          <w:rFonts w:eastAsia="Times New Roman" w:cs="Times New Roman"/>
          <w:szCs w:val="20"/>
          <w:vertAlign w:val="subscript"/>
        </w:rPr>
        <w:t>ref</w:t>
      </w:r>
      <w:r w:rsidRPr="00D35523">
        <w:rPr>
          <w:rFonts w:eastAsia="Times New Roman" w:cs="Times New Roman"/>
          <w:szCs w:val="20"/>
        </w:rPr>
        <w:t xml:space="preserve"> = reference latitude at which the measured photolysis rate was determined, [degrees]</w:t>
      </w:r>
    </w:p>
    <w:p w14:paraId="7A619C3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L</w:t>
      </w:r>
      <w:r w:rsidRPr="00D35523">
        <w:rPr>
          <w:rFonts w:eastAsia="Times New Roman" w:cs="Times New Roman"/>
          <w:szCs w:val="20"/>
          <w:vertAlign w:val="subscript"/>
        </w:rPr>
        <w:t>sim</w:t>
      </w:r>
      <w:r w:rsidRPr="00D35523">
        <w:rPr>
          <w:rFonts w:eastAsia="Times New Roman" w:cs="Times New Roman"/>
          <w:szCs w:val="20"/>
        </w:rPr>
        <w:t xml:space="preserve"> = latitude of the simulated scenario, [degrees]</w:t>
      </w:r>
    </w:p>
    <w:p w14:paraId="0DB4224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293241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light attenuation factor (f</w:t>
      </w:r>
      <w:r w:rsidRPr="00D35523">
        <w:rPr>
          <w:rFonts w:eastAsia="Times New Roman" w:cs="Times New Roman"/>
          <w:szCs w:val="20"/>
          <w:vertAlign w:val="subscript"/>
        </w:rPr>
        <w:t>atten</w:t>
      </w:r>
      <w:r w:rsidRPr="00D35523">
        <w:rPr>
          <w:rFonts w:eastAsia="Times New Roman" w:cs="Times New Roman"/>
          <w:szCs w:val="20"/>
        </w:rPr>
        <w:t xml:space="preserve">) described by Burns (2000) has also been adopted; the full details are available in the EXAMS documentation: </w:t>
      </w:r>
    </w:p>
    <w:p w14:paraId="71DCE96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2F2630A"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2860" w:dyaOrig="760" w14:anchorId="355E7772">
          <v:shape id="_x0000_i1045" type="#_x0000_t75" style="width:132pt;height:35.25pt" o:ole="">
            <v:imagedata r:id="rId69" o:title=""/>
          </v:shape>
          <o:OLEObject Type="Embed" ProgID="Equation.3" ShapeID="_x0000_i1045" DrawAspect="Content" ObjectID="_1594703761" r:id="rId70"/>
        </w:object>
      </w:r>
      <w:r w:rsidRPr="00D35523">
        <w:rPr>
          <w:rFonts w:eastAsia="Times New Roman" w:cs="Times New Roman"/>
          <w:szCs w:val="20"/>
        </w:rPr>
        <w:tab/>
        <w:t>(19)</w:t>
      </w:r>
    </w:p>
    <w:p w14:paraId="67CE5C0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2ACAFB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D</w:t>
      </w:r>
      <w:r w:rsidRPr="00D35523">
        <w:rPr>
          <w:rFonts w:eastAsia="Times New Roman" w:cs="Times New Roman"/>
          <w:szCs w:val="20"/>
          <w:vertAlign w:val="subscript"/>
        </w:rPr>
        <w:t>fac</w:t>
      </w:r>
      <w:r w:rsidRPr="00D35523">
        <w:rPr>
          <w:rFonts w:eastAsia="Times New Roman" w:cs="Times New Roman"/>
          <w:szCs w:val="20"/>
        </w:rPr>
        <w:t xml:space="preserve"> = EXAMS-defined distribution factor default value = 1.19, [unitless] </w:t>
      </w:r>
    </w:p>
    <w:p w14:paraId="65DDC40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d</w:t>
      </w:r>
      <w:r w:rsidRPr="00D35523">
        <w:rPr>
          <w:rFonts w:eastAsia="Times New Roman" w:cs="Times New Roman"/>
          <w:szCs w:val="20"/>
          <w:vertAlign w:val="subscript"/>
        </w:rPr>
        <w:t>1</w:t>
      </w:r>
      <w:r w:rsidRPr="00D35523">
        <w:rPr>
          <w:rFonts w:eastAsia="Times New Roman" w:cs="Times New Roman"/>
          <w:szCs w:val="20"/>
        </w:rPr>
        <w:t xml:space="preserve"> = depth of water column, [m]</w:t>
      </w:r>
    </w:p>
    <w:p w14:paraId="07B69545"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 = total absorption coefficient, [m</w:t>
      </w:r>
      <w:r w:rsidRPr="00D35523">
        <w:rPr>
          <w:rFonts w:eastAsia="Times New Roman" w:cs="Times New Roman"/>
          <w:szCs w:val="20"/>
          <w:vertAlign w:val="superscript"/>
        </w:rPr>
        <w:t>-1</w:t>
      </w:r>
      <w:r w:rsidRPr="00D35523">
        <w:rPr>
          <w:rFonts w:eastAsia="Times New Roman" w:cs="Times New Roman"/>
          <w:szCs w:val="20"/>
        </w:rPr>
        <w:t>]</w:t>
      </w:r>
    </w:p>
    <w:p w14:paraId="02891F2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17DFA8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absorption coefficient (a) is calculated from EXAMS default conditions—that is, from the spectral absorption coefficient assuming that the wave length of maximum absorption occurs at 300 nm:</w:t>
      </w:r>
    </w:p>
    <w:p w14:paraId="39001C0E"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2"/>
          <w:sz w:val="20"/>
          <w:szCs w:val="20"/>
        </w:rPr>
        <w:object w:dxaOrig="4520" w:dyaOrig="360" w14:anchorId="04190FCF">
          <v:shape id="_x0000_i1046" type="#_x0000_t75" style="width:221.25pt;height:18pt" o:ole="">
            <v:imagedata r:id="rId71" o:title=""/>
          </v:shape>
          <o:OLEObject Type="Embed" ProgID="Equation.3" ShapeID="_x0000_i1046" DrawAspect="Content" ObjectID="_1594703762" r:id="rId72"/>
        </w:object>
      </w:r>
      <w:r w:rsidRPr="00D35523">
        <w:rPr>
          <w:rFonts w:eastAsia="Times New Roman" w:cs="Times New Roman"/>
          <w:szCs w:val="20"/>
        </w:rPr>
        <w:tab/>
        <w:t>(20)</w:t>
      </w:r>
    </w:p>
    <w:p w14:paraId="544112DC"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5F7D709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C</w:t>
      </w:r>
      <w:r w:rsidRPr="00D35523">
        <w:rPr>
          <w:rFonts w:eastAsia="Times New Roman" w:cs="Times New Roman"/>
          <w:szCs w:val="20"/>
          <w:vertAlign w:val="subscript"/>
        </w:rPr>
        <w:t>DOC,</w:t>
      </w:r>
      <w:r w:rsidRPr="00D35523">
        <w:rPr>
          <w:rFonts w:eastAsia="Times New Roman" w:cs="Times New Roman"/>
          <w:szCs w:val="20"/>
        </w:rPr>
        <w:t xml:space="preserve"> C</w:t>
      </w:r>
      <w:r w:rsidRPr="00D35523">
        <w:rPr>
          <w:rFonts w:eastAsia="Times New Roman" w:cs="Times New Roman"/>
          <w:szCs w:val="20"/>
          <w:vertAlign w:val="subscript"/>
        </w:rPr>
        <w:t>Sed</w:t>
      </w:r>
      <w:r w:rsidRPr="00D35523">
        <w:rPr>
          <w:rFonts w:eastAsia="Times New Roman" w:cs="Times New Roman"/>
          <w:szCs w:val="20"/>
        </w:rPr>
        <w:t xml:space="preserve"> have been previously defined under equation (1), and C</w:t>
      </w:r>
      <w:r w:rsidRPr="00D35523">
        <w:rPr>
          <w:rFonts w:eastAsia="Times New Roman" w:cs="Times New Roman"/>
          <w:szCs w:val="20"/>
          <w:vertAlign w:val="subscript"/>
        </w:rPr>
        <w:t>CHL</w:t>
      </w:r>
      <w:r w:rsidRPr="00D35523">
        <w:rPr>
          <w:rFonts w:eastAsia="Times New Roman" w:cs="Times New Roman"/>
          <w:szCs w:val="20"/>
        </w:rPr>
        <w:t xml:space="preserve"> is the chlorophyll concentration [mg/L].</w:t>
      </w:r>
    </w:p>
    <w:p w14:paraId="6A55358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p>
    <w:p w14:paraId="61F48D95" w14:textId="77777777"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p>
    <w:p w14:paraId="7DE876C6"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Temperature effects are not considered in the above equations, except when the water temperature is 0</w:t>
      </w:r>
      <w:r w:rsidRPr="00D35523">
        <w:rPr>
          <w:rFonts w:eastAsia="Times New Roman" w:cs="Times New Roman"/>
          <w:szCs w:val="20"/>
        </w:rPr>
        <w:sym w:font="Symbol" w:char="F0B0"/>
      </w:r>
      <w:r w:rsidRPr="00D35523">
        <w:rPr>
          <w:rFonts w:eastAsia="Times New Roman" w:cs="Times New Roman"/>
          <w:szCs w:val="20"/>
        </w:rPr>
        <w:t>C or below.  Photolysis is inhibited, as in EXAMS.   Temperature effects are not considered since the USEPA generally does not receive temperature dependent data for the registration process and has not adopted a standard temperature adjustment for photolysis.</w:t>
      </w:r>
    </w:p>
    <w:p w14:paraId="5A218E7A"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2" w:name="_Toc380493491"/>
      <w:r w:rsidRPr="00D35523">
        <w:rPr>
          <w:rFonts w:eastAsia="Times New Roman" w:cs="Times New Roman"/>
          <w:b/>
          <w:szCs w:val="20"/>
        </w:rPr>
        <w:t>2.3.5</w:t>
      </w:r>
      <w:r w:rsidRPr="00D35523">
        <w:rPr>
          <w:rFonts w:eastAsia="Times New Roman" w:cs="Times New Roman"/>
          <w:b/>
          <w:szCs w:val="20"/>
        </w:rPr>
        <w:tab/>
        <w:t>Volatilization (</w:t>
      </w:r>
      <w:r w:rsidRPr="00D35523">
        <w:rPr>
          <w:rFonts w:eastAsia="Times New Roman" w:cs="Times New Roman"/>
          <w:b/>
          <w:szCs w:val="20"/>
        </w:rPr>
        <w:sym w:font="Symbol" w:char="F06D"/>
      </w:r>
      <w:r w:rsidRPr="00D35523">
        <w:rPr>
          <w:rFonts w:eastAsia="Times New Roman" w:cs="Times New Roman"/>
          <w:b/>
          <w:szCs w:val="20"/>
          <w:vertAlign w:val="subscript"/>
        </w:rPr>
        <w:t>volatilization</w:t>
      </w:r>
      <w:r w:rsidRPr="00D35523">
        <w:rPr>
          <w:rFonts w:eastAsia="Times New Roman" w:cs="Times New Roman"/>
          <w:b/>
          <w:szCs w:val="20"/>
        </w:rPr>
        <w:t>)</w:t>
      </w:r>
      <w:bookmarkEnd w:id="202"/>
    </w:p>
    <w:p w14:paraId="5463C49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1279F91A"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1219" w:dyaOrig="680" w14:anchorId="50801EF0">
          <v:shape id="_x0000_i1047" type="#_x0000_t75" style="width:60.75pt;height:33.75pt" o:ole="">
            <v:imagedata r:id="rId73" o:title=""/>
          </v:shape>
          <o:OLEObject Type="Embed" ProgID="Equation.3" ShapeID="_x0000_i1047" DrawAspect="Content" ObjectID="_1594703763" r:id="rId74"/>
        </w:object>
      </w:r>
      <w:r w:rsidRPr="00D35523">
        <w:rPr>
          <w:rFonts w:eastAsia="Times New Roman" w:cs="Times New Roman"/>
          <w:szCs w:val="20"/>
        </w:rPr>
        <w:tab/>
        <w:t>(21)</w:t>
      </w:r>
    </w:p>
    <w:p w14:paraId="6C5613E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D46DE1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A = surface area of water column, [m</w:t>
      </w:r>
      <w:r w:rsidRPr="00D35523">
        <w:rPr>
          <w:rFonts w:eastAsia="Times New Roman" w:cs="Times New Roman"/>
          <w:szCs w:val="20"/>
          <w:vertAlign w:val="superscript"/>
        </w:rPr>
        <w:t>2</w:t>
      </w:r>
      <w:r w:rsidRPr="00D35523">
        <w:rPr>
          <w:rFonts w:eastAsia="Times New Roman" w:cs="Times New Roman"/>
          <w:szCs w:val="20"/>
        </w:rPr>
        <w:t>]</w:t>
      </w:r>
    </w:p>
    <w:p w14:paraId="62C1CE9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k</w:t>
      </w:r>
      <w:r w:rsidRPr="00D35523">
        <w:rPr>
          <w:rFonts w:eastAsia="Times New Roman" w:cs="Times New Roman"/>
          <w:szCs w:val="20"/>
          <w:vertAlign w:val="subscript"/>
        </w:rPr>
        <w:t>vol</w:t>
      </w:r>
      <w:r w:rsidRPr="00D35523">
        <w:rPr>
          <w:rFonts w:eastAsia="Times New Roman" w:cs="Times New Roman"/>
          <w:szCs w:val="20"/>
        </w:rPr>
        <w:t xml:space="preserve"> = volatilization exchange coefficient, [m/s]</w:t>
      </w:r>
    </w:p>
    <w:p w14:paraId="401EB12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47FC1A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and the volatilization exchange coefficient comprises liquid-phase and gas-phase resistances:</w:t>
      </w:r>
    </w:p>
    <w:p w14:paraId="6435B16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1880" w:dyaOrig="680" w14:anchorId="5E2FB381">
          <v:shape id="_x0000_i1048" type="#_x0000_t75" style="width:93.75pt;height:33.75pt" o:ole="">
            <v:imagedata r:id="rId75" o:title=""/>
          </v:shape>
          <o:OLEObject Type="Embed" ProgID="Equation.3" ShapeID="_x0000_i1048" DrawAspect="Content" ObjectID="_1594703764" r:id="rId76"/>
        </w:object>
      </w:r>
      <w:r w:rsidRPr="00D35523">
        <w:rPr>
          <w:rFonts w:eastAsia="Times New Roman" w:cs="Times New Roman"/>
          <w:szCs w:val="20"/>
        </w:rPr>
        <w:tab/>
        <w:t>(22)</w:t>
      </w:r>
    </w:p>
    <w:p w14:paraId="7AE3DF6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2FDB56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k</w:t>
      </w:r>
      <w:r w:rsidRPr="00D35523">
        <w:rPr>
          <w:rFonts w:eastAsia="Times New Roman" w:cs="Times New Roman"/>
          <w:szCs w:val="20"/>
          <w:vertAlign w:val="subscript"/>
        </w:rPr>
        <w:t>w</w:t>
      </w:r>
      <w:r w:rsidRPr="00D35523">
        <w:rPr>
          <w:rFonts w:eastAsia="Times New Roman" w:cs="Times New Roman"/>
          <w:szCs w:val="20"/>
        </w:rPr>
        <w:t xml:space="preserve"> = liquid-phase resistance [m/s]</w:t>
      </w:r>
    </w:p>
    <w:p w14:paraId="2A25F62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k</w:t>
      </w:r>
      <w:r w:rsidRPr="00D35523">
        <w:rPr>
          <w:rFonts w:eastAsia="Times New Roman" w:cs="Times New Roman"/>
          <w:szCs w:val="20"/>
          <w:vertAlign w:val="subscript"/>
        </w:rPr>
        <w:t>a</w:t>
      </w:r>
      <w:r w:rsidRPr="00D35523">
        <w:rPr>
          <w:rFonts w:eastAsia="Times New Roman" w:cs="Times New Roman"/>
          <w:szCs w:val="20"/>
        </w:rPr>
        <w:t xml:space="preserve"> = gas-phase resistance, [m/s]</w:t>
      </w:r>
    </w:p>
    <w:p w14:paraId="0D60408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H = Henry’s law constant (m</w:t>
      </w:r>
      <w:r w:rsidRPr="00D35523">
        <w:rPr>
          <w:rFonts w:eastAsia="Times New Roman" w:cs="Times New Roman"/>
          <w:szCs w:val="20"/>
          <w:vertAlign w:val="superscript"/>
        </w:rPr>
        <w:t>3</w:t>
      </w:r>
      <w:r w:rsidRPr="00D35523">
        <w:rPr>
          <w:rFonts w:eastAsia="Times New Roman" w:cs="Times New Roman"/>
          <w:szCs w:val="20"/>
        </w:rPr>
        <w:t>atm/mol)</w:t>
      </w:r>
    </w:p>
    <w:p w14:paraId="4098748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R = the universal gas constant (8.206 x 10</w:t>
      </w:r>
      <w:r w:rsidRPr="00D35523">
        <w:rPr>
          <w:rFonts w:eastAsia="Times New Roman" w:cs="Times New Roman"/>
          <w:szCs w:val="20"/>
          <w:vertAlign w:val="superscript"/>
        </w:rPr>
        <w:t>-5</w:t>
      </w:r>
      <w:r w:rsidRPr="00D35523">
        <w:rPr>
          <w:rFonts w:eastAsia="Times New Roman" w:cs="Times New Roman"/>
          <w:szCs w:val="20"/>
        </w:rPr>
        <w:t xml:space="preserve"> m</w:t>
      </w:r>
      <w:r w:rsidRPr="00D35523">
        <w:rPr>
          <w:rFonts w:eastAsia="Times New Roman" w:cs="Times New Roman"/>
          <w:szCs w:val="20"/>
          <w:vertAlign w:val="superscript"/>
        </w:rPr>
        <w:t>3</w:t>
      </w:r>
      <w:r w:rsidRPr="00D35523">
        <w:rPr>
          <w:rFonts w:eastAsia="Times New Roman" w:cs="Times New Roman"/>
          <w:szCs w:val="20"/>
        </w:rPr>
        <w:t>atm/mol/K)</w:t>
      </w:r>
    </w:p>
    <w:p w14:paraId="33BA3D33"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 temperature (K)</w:t>
      </w:r>
    </w:p>
    <w:p w14:paraId="0ACA9A2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989A99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VVWM uses the EXAMS methods of referencing the liquid exchange resistance of pesticides to the liquid resistance of oxygen, and uses molecular weight as the sole surrogate for molecular diffusivity variations among compounds.  Further details can be found in the EXAMS documentation (Burns, 2000), but the resulting relationship is as follows:</w:t>
      </w:r>
    </w:p>
    <w:p w14:paraId="513B8EE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4E6CCB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6"/>
          <w:sz w:val="20"/>
          <w:szCs w:val="20"/>
        </w:rPr>
        <w:object w:dxaOrig="1540" w:dyaOrig="700" w14:anchorId="67063F4B">
          <v:shape id="_x0000_i1049" type="#_x0000_t75" style="width:77.25pt;height:35.25pt" o:ole="">
            <v:imagedata r:id="rId77" o:title=""/>
          </v:shape>
          <o:OLEObject Type="Embed" ProgID="Equation.3" ShapeID="_x0000_i1049" DrawAspect="Content" ObjectID="_1594703765" r:id="rId78"/>
        </w:object>
      </w:r>
      <w:r w:rsidRPr="00D35523">
        <w:rPr>
          <w:rFonts w:eastAsia="Times New Roman" w:cs="Times New Roman"/>
          <w:szCs w:val="20"/>
        </w:rPr>
        <w:t xml:space="preserve"> </w:t>
      </w:r>
      <w:r w:rsidRPr="00D35523">
        <w:rPr>
          <w:rFonts w:eastAsia="Times New Roman" w:cs="Times New Roman"/>
          <w:szCs w:val="20"/>
        </w:rPr>
        <w:tab/>
        <w:t>(23)</w:t>
      </w:r>
    </w:p>
    <w:p w14:paraId="5549B37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777EF9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k</w:t>
      </w:r>
      <w:r w:rsidRPr="00D35523">
        <w:rPr>
          <w:rFonts w:eastAsia="Times New Roman" w:cs="Times New Roman"/>
          <w:szCs w:val="20"/>
          <w:vertAlign w:val="subscript"/>
        </w:rPr>
        <w:t>O2</w:t>
      </w:r>
      <w:r w:rsidRPr="00D35523">
        <w:rPr>
          <w:rFonts w:eastAsia="Times New Roman" w:cs="Times New Roman"/>
          <w:szCs w:val="20"/>
        </w:rPr>
        <w:t xml:space="preserve"> = oxygen exchange constant at 20</w:t>
      </w:r>
      <w:r w:rsidRPr="00D35523">
        <w:rPr>
          <w:rFonts w:eastAsia="Times New Roman" w:cs="Times New Roman"/>
          <w:szCs w:val="20"/>
        </w:rPr>
        <w:sym w:font="Symbol" w:char="F0B0"/>
      </w:r>
      <w:r w:rsidRPr="00D35523">
        <w:rPr>
          <w:rFonts w:eastAsia="Times New Roman" w:cs="Times New Roman"/>
          <w:szCs w:val="20"/>
        </w:rPr>
        <w:t>C, [m/s]</w:t>
      </w:r>
    </w:p>
    <w:p w14:paraId="1F2E851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MW = molecular weight of pesticide, [g/mol]</w:t>
      </w:r>
    </w:p>
    <w:p w14:paraId="56B5718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9D1AA5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oxygen exchange constant is determined from the empirical relationship of Banks (1975).  Adjustments are also made for temperatures other than 20</w:t>
      </w:r>
      <w:r w:rsidRPr="00D35523">
        <w:rPr>
          <w:rFonts w:eastAsia="Times New Roman" w:cs="Times New Roman"/>
          <w:szCs w:val="20"/>
        </w:rPr>
        <w:sym w:font="Symbol" w:char="F0B0"/>
      </w:r>
      <w:r w:rsidRPr="00D35523">
        <w:rPr>
          <w:rFonts w:eastAsia="Times New Roman" w:cs="Times New Roman"/>
          <w:szCs w:val="20"/>
        </w:rPr>
        <w:t>C.   Note that although EXAMS uses a reference temperature of 20</w:t>
      </w:r>
      <w:r w:rsidRPr="00D35523">
        <w:rPr>
          <w:rFonts w:eastAsia="Times New Roman" w:cs="Times New Roman"/>
          <w:szCs w:val="20"/>
        </w:rPr>
        <w:sym w:font="Symbol" w:char="F0B0"/>
      </w:r>
      <w:r w:rsidRPr="00D35523">
        <w:rPr>
          <w:rFonts w:eastAsia="Times New Roman" w:cs="Times New Roman"/>
          <w:szCs w:val="20"/>
        </w:rPr>
        <w:t>C for the Banks (1975) relationship, it is not clear from Banks (1975) what the actual reference temperature should be.  Schwarzenbach et al. (1992) used a 10</w:t>
      </w:r>
      <w:r w:rsidRPr="00D35523">
        <w:rPr>
          <w:rFonts w:eastAsia="Times New Roman" w:cs="Times New Roman"/>
          <w:szCs w:val="20"/>
        </w:rPr>
        <w:sym w:font="Symbol" w:char="F0B0"/>
      </w:r>
      <w:r w:rsidRPr="00D35523">
        <w:rPr>
          <w:rFonts w:eastAsia="Times New Roman" w:cs="Times New Roman"/>
          <w:szCs w:val="20"/>
        </w:rPr>
        <w:t>C reference for the same relationship.  Until further clarified, a 20</w:t>
      </w:r>
      <w:r w:rsidRPr="00D35523">
        <w:rPr>
          <w:rFonts w:eastAsia="Times New Roman" w:cs="Times New Roman"/>
          <w:szCs w:val="20"/>
        </w:rPr>
        <w:sym w:font="Symbol" w:char="F0B0"/>
      </w:r>
      <w:r w:rsidRPr="00D35523">
        <w:rPr>
          <w:rFonts w:eastAsia="Times New Roman" w:cs="Times New Roman"/>
          <w:szCs w:val="20"/>
        </w:rPr>
        <w:t>C reference temperature is used.  For wind velocities (v</w:t>
      </w:r>
      <w:r w:rsidRPr="00D35523">
        <w:rPr>
          <w:rFonts w:eastAsia="Times New Roman" w:cs="Times New Roman"/>
          <w:szCs w:val="20"/>
          <w:vertAlign w:val="subscript"/>
        </w:rPr>
        <w:t>wind</w:t>
      </w:r>
      <w:r w:rsidRPr="00D35523">
        <w:rPr>
          <w:rFonts w:eastAsia="Times New Roman" w:cs="Times New Roman"/>
          <w:szCs w:val="20"/>
        </w:rPr>
        <w:t>) less than 5.5 m/s, k</w:t>
      </w:r>
      <w:r w:rsidRPr="00D35523">
        <w:rPr>
          <w:rFonts w:eastAsia="Times New Roman" w:cs="Times New Roman"/>
          <w:szCs w:val="20"/>
          <w:vertAlign w:val="subscript"/>
        </w:rPr>
        <w:t>O2</w:t>
      </w:r>
      <w:r w:rsidRPr="00D35523">
        <w:rPr>
          <w:rFonts w:eastAsia="Times New Roman" w:cs="Times New Roman"/>
          <w:szCs w:val="20"/>
        </w:rPr>
        <w:t xml:space="preserve"> is calculated as:</w:t>
      </w:r>
    </w:p>
    <w:p w14:paraId="4B80214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D893C3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4D7F640" w14:textId="77777777"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3379" w:dyaOrig="420" w14:anchorId="75B6FB81">
          <v:shape id="_x0000_i1050" type="#_x0000_t75" style="width:168.75pt;height:21pt" o:ole="">
            <v:imagedata r:id="rId79" o:title=""/>
          </v:shape>
          <o:OLEObject Type="Embed" ProgID="Equation.3" ShapeID="_x0000_i1050" DrawAspect="Content" ObjectID="_1594703766" r:id="rId80"/>
        </w:object>
      </w:r>
      <w:r w:rsidRPr="00D35523">
        <w:rPr>
          <w:rFonts w:eastAsia="Times New Roman" w:cs="Times New Roman"/>
          <w:szCs w:val="20"/>
        </w:rPr>
        <w:t xml:space="preserve">  </w:t>
      </w:r>
    </w:p>
    <w:p w14:paraId="4C0EE125" w14:textId="77777777" w:rsidR="00D35523" w:rsidRPr="00D35523" w:rsidRDefault="00D35523" w:rsidP="00D35523">
      <w:pPr>
        <w:tabs>
          <w:tab w:val="center" w:pos="4320"/>
          <w:tab w:val="right" w:pos="936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tab/>
        <w:t>(24)</w:t>
      </w:r>
    </w:p>
    <w:p w14:paraId="71E037D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and for wind velocities greater than or equal to 5.5 m/s, k</w:t>
      </w:r>
      <w:r w:rsidRPr="00D35523">
        <w:rPr>
          <w:rFonts w:eastAsia="Times New Roman" w:cs="Times New Roman"/>
          <w:szCs w:val="20"/>
          <w:vertAlign w:val="subscript"/>
        </w:rPr>
        <w:t xml:space="preserve">O2 </w:t>
      </w:r>
      <w:r w:rsidRPr="00D35523">
        <w:rPr>
          <w:rFonts w:eastAsia="Times New Roman" w:cs="Times New Roman"/>
          <w:szCs w:val="20"/>
        </w:rPr>
        <w:t>is:</w:t>
      </w:r>
    </w:p>
    <w:p w14:paraId="41CBD09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30DC011"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2"/>
          <w:sz w:val="20"/>
          <w:szCs w:val="20"/>
        </w:rPr>
        <w:object w:dxaOrig="3220" w:dyaOrig="400" w14:anchorId="07DB8D36">
          <v:shape id="_x0000_i1051" type="#_x0000_t75" style="width:162pt;height:20.25pt" o:ole="">
            <v:imagedata r:id="rId81" o:title=""/>
          </v:shape>
          <o:OLEObject Type="Embed" ProgID="Equation.3" ShapeID="_x0000_i1051" DrawAspect="Content" ObjectID="_1594703767" r:id="rId82"/>
        </w:object>
      </w:r>
      <w:r w:rsidRPr="00D35523">
        <w:rPr>
          <w:rFonts w:eastAsia="Times New Roman" w:cs="Times New Roman"/>
          <w:szCs w:val="20"/>
        </w:rPr>
        <w:tab/>
        <w:t>(25)</w:t>
      </w:r>
      <w:r w:rsidRPr="00D35523">
        <w:rPr>
          <w:rFonts w:eastAsia="Times New Roman" w:cs="Times New Roman"/>
          <w:szCs w:val="20"/>
        </w:rPr>
        <w:tab/>
      </w:r>
    </w:p>
    <w:p w14:paraId="018E212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49A618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u</w:t>
      </w:r>
      <w:r w:rsidRPr="00D35523">
        <w:rPr>
          <w:rFonts w:eastAsia="Times New Roman" w:cs="Times New Roman"/>
          <w:szCs w:val="20"/>
          <w:vertAlign w:val="subscript"/>
        </w:rPr>
        <w:t>10</w:t>
      </w:r>
      <w:r w:rsidRPr="00D35523">
        <w:rPr>
          <w:rFonts w:eastAsia="Times New Roman" w:cs="Times New Roman"/>
          <w:szCs w:val="20"/>
        </w:rPr>
        <w:t xml:space="preserve"> = wind velocity at 10 m above water surface [m/s].</w:t>
      </w:r>
    </w:p>
    <w:p w14:paraId="719C771F"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Wind speeds measured at 10 m above the surface are read from the meteorological files.   To convert to wind speeds at a different height, the following equation is used: </w:t>
      </w:r>
    </w:p>
    <w:p w14:paraId="1A92C7F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C0E1132"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ab/>
      </w:r>
      <w:r w:rsidRPr="00D35523">
        <w:rPr>
          <w:rFonts w:eastAsia="Times New Roman" w:cs="Times New Roman"/>
          <w:position w:val="-30"/>
          <w:szCs w:val="20"/>
        </w:rPr>
        <w:object w:dxaOrig="1640" w:dyaOrig="680" w14:anchorId="0CC50226">
          <v:shape id="_x0000_i1052" type="#_x0000_t75" style="width:81.75pt;height:33.75pt" o:ole="">
            <v:imagedata r:id="rId83" o:title=""/>
          </v:shape>
          <o:OLEObject Type="Embed" ProgID="Equation.3" ShapeID="_x0000_i1052" DrawAspect="Content" ObjectID="_1594703768" r:id="rId84"/>
        </w:object>
      </w:r>
      <w:r w:rsidRPr="00D35523">
        <w:rPr>
          <w:rFonts w:eastAsia="Times New Roman" w:cs="Times New Roman"/>
          <w:szCs w:val="20"/>
        </w:rPr>
        <w:tab/>
        <w:t>(26)</w:t>
      </w:r>
    </w:p>
    <w:p w14:paraId="12B6631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z</w:t>
      </w:r>
      <w:r w:rsidRPr="00D35523">
        <w:rPr>
          <w:rFonts w:eastAsia="Times New Roman" w:cs="Times New Roman"/>
          <w:szCs w:val="20"/>
          <w:vertAlign w:val="subscript"/>
        </w:rPr>
        <w:t>0</w:t>
      </w:r>
      <w:r w:rsidRPr="00D35523">
        <w:rPr>
          <w:rFonts w:eastAsia="Times New Roman" w:cs="Times New Roman"/>
          <w:szCs w:val="20"/>
        </w:rPr>
        <w:t xml:space="preserve"> is the boundary roughness height, which is assumed to be 1 mm for the standard water bodies.  Given a wind speed (measured at 10 m) from the meteorological file, the equivalent wind speed at 0.1 m is: </w:t>
      </w:r>
    </w:p>
    <w:p w14:paraId="7A03239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57A5730" w14:textId="77777777"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8"/>
          <w:szCs w:val="20"/>
        </w:rPr>
        <w:object w:dxaOrig="3180" w:dyaOrig="660" w14:anchorId="7CF021C0">
          <v:shape id="_x0000_i1053" type="#_x0000_t75" style="width:159pt;height:33pt" o:ole="">
            <v:imagedata r:id="rId85" o:title=""/>
          </v:shape>
          <o:OLEObject Type="Embed" ProgID="Equation.3" ShapeID="_x0000_i1053" DrawAspect="Content" ObjectID="_1594703769" r:id="rId86"/>
        </w:object>
      </w:r>
      <w:r w:rsidRPr="00D35523">
        <w:rPr>
          <w:rFonts w:eastAsia="Times New Roman" w:cs="Times New Roman"/>
          <w:szCs w:val="20"/>
        </w:rPr>
        <w:tab/>
        <w:t>(27)</w:t>
      </w:r>
    </w:p>
    <w:p w14:paraId="216FB0C5"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54DD315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In the VVWM, wind speed varies on a daily basis, unlike in EXAMS where the average monthly wind speed varies on a monthly basis. </w:t>
      </w:r>
    </w:p>
    <w:p w14:paraId="44BB6E50"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6583CF5F"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gas-phase resistance is referred to as water vapor resistance, and an empirical relationship based on a linear regression of laboratory-derived data from Liss (1973) relates the water vapor exchange velocity to wind speed:</w:t>
      </w:r>
    </w:p>
    <w:p w14:paraId="0CB76753" w14:textId="77777777" w:rsidR="00D35523" w:rsidRPr="00D35523" w:rsidRDefault="00D35523" w:rsidP="00D35523">
      <w:pPr>
        <w:tabs>
          <w:tab w:val="center" w:pos="432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2820" w:dyaOrig="380" w14:anchorId="234BBA90">
          <v:shape id="_x0000_i1054" type="#_x0000_t75" style="width:141pt;height:18.75pt" o:ole="">
            <v:imagedata r:id="rId87" o:title=""/>
          </v:shape>
          <o:OLEObject Type="Embed" ProgID="Equation.3" ShapeID="_x0000_i1054" DrawAspect="Content" ObjectID="_1594703770" r:id="rId88"/>
        </w:object>
      </w:r>
    </w:p>
    <w:p w14:paraId="73039FA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6D100ACD"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where</w:t>
      </w:r>
      <w:r w:rsidRPr="00D35523">
        <w:rPr>
          <w:rFonts w:eastAsia="Times New Roman" w:cs="Times New Roman"/>
          <w:szCs w:val="20"/>
        </w:rPr>
        <w:tab/>
        <w:t>k</w:t>
      </w:r>
      <w:r w:rsidRPr="00D35523">
        <w:rPr>
          <w:rFonts w:eastAsia="Times New Roman" w:cs="Times New Roman"/>
          <w:szCs w:val="20"/>
          <w:vertAlign w:val="subscript"/>
        </w:rPr>
        <w:t>a,H2O</w:t>
      </w:r>
      <w:r w:rsidRPr="00D35523">
        <w:rPr>
          <w:rFonts w:eastAsia="Times New Roman" w:cs="Times New Roman"/>
          <w:szCs w:val="20"/>
        </w:rPr>
        <w:t xml:space="preserve"> = the water vapor exchange velocity (m/s)</w:t>
      </w:r>
    </w:p>
    <w:p w14:paraId="1B7B4B8B" w14:textId="77777777" w:rsidR="00D35523" w:rsidRPr="00D35523" w:rsidRDefault="00D35523" w:rsidP="00D35523">
      <w:pPr>
        <w:overflowPunct w:val="0"/>
        <w:autoSpaceDE w:val="0"/>
        <w:autoSpaceDN w:val="0"/>
        <w:adjustRightInd w:val="0"/>
        <w:spacing w:after="0" w:line="240" w:lineRule="auto"/>
        <w:ind w:left="720" w:firstLine="720"/>
        <w:textAlignment w:val="baseline"/>
        <w:rPr>
          <w:rFonts w:eastAsia="Times New Roman" w:cs="Times New Roman"/>
          <w:szCs w:val="20"/>
        </w:rPr>
      </w:pPr>
      <w:r w:rsidRPr="00D35523">
        <w:rPr>
          <w:rFonts w:eastAsia="Times New Roman" w:cs="Times New Roman"/>
          <w:szCs w:val="20"/>
        </w:rPr>
        <w:t>u</w:t>
      </w:r>
      <w:r w:rsidRPr="00D35523">
        <w:rPr>
          <w:rFonts w:eastAsia="Times New Roman" w:cs="Times New Roman"/>
          <w:szCs w:val="20"/>
          <w:vertAlign w:val="subscript"/>
        </w:rPr>
        <w:t>0.1</w:t>
      </w:r>
      <w:r w:rsidRPr="00D35523">
        <w:rPr>
          <w:rFonts w:eastAsia="Times New Roman" w:cs="Times New Roman"/>
          <w:szCs w:val="20"/>
        </w:rPr>
        <w:t xml:space="preserve"> = wind speed velocity measured at 0.1 m above the surface (m/s)</w:t>
      </w:r>
    </w:p>
    <w:p w14:paraId="640DCAB7"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0026C9A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6B1349E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exchange rate of a pesticide is then related to the exchange rate of water by: </w:t>
      </w:r>
    </w:p>
    <w:p w14:paraId="5E07509A" w14:textId="77777777"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6"/>
          <w:szCs w:val="20"/>
        </w:rPr>
        <w:object w:dxaOrig="2079" w:dyaOrig="880" w14:anchorId="2B40EAE0">
          <v:shape id="_x0000_i1055" type="#_x0000_t75" style="width:104.25pt;height:44.25pt" o:ole="">
            <v:imagedata r:id="rId89" o:title=""/>
          </v:shape>
          <o:OLEObject Type="Embed" ProgID="Equation.3" ShapeID="_x0000_i1055" DrawAspect="Content" ObjectID="_1594703771" r:id="rId90"/>
        </w:object>
      </w:r>
      <w:r w:rsidRPr="00D35523">
        <w:rPr>
          <w:rFonts w:eastAsia="Times New Roman" w:cs="Times New Roman"/>
          <w:szCs w:val="20"/>
        </w:rPr>
        <w:tab/>
        <w:t>(28)</w:t>
      </w:r>
    </w:p>
    <w:p w14:paraId="59AC0DD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89AFE0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sym w:font="Symbol" w:char="F061"/>
      </w:r>
      <w:r w:rsidRPr="00D35523">
        <w:rPr>
          <w:rFonts w:eastAsia="Times New Roman" w:cs="Times New Roman"/>
          <w:szCs w:val="20"/>
        </w:rPr>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D35523">
        <w:rPr>
          <w:rFonts w:eastAsia="Times New Roman" w:cs="Times New Roman"/>
          <w:szCs w:val="20"/>
        </w:rPr>
        <w:sym w:font="Symbol" w:char="F061"/>
      </w:r>
      <w:r w:rsidRPr="00D35523">
        <w:rPr>
          <w:rFonts w:eastAsia="Times New Roman" w:cs="Times New Roman"/>
          <w:szCs w:val="20"/>
        </w:rPr>
        <w:t xml:space="preserve">; thus, implying a stagnant film model.  However, some laboratory data suggest that </w:t>
      </w:r>
      <w:r w:rsidRPr="00D35523">
        <w:rPr>
          <w:rFonts w:eastAsia="Times New Roman" w:cs="Times New Roman"/>
          <w:szCs w:val="20"/>
        </w:rPr>
        <w:sym w:font="Symbol" w:char="F061"/>
      </w:r>
      <w:r w:rsidRPr="00D35523">
        <w:rPr>
          <w:rFonts w:eastAsia="Times New Roman" w:cs="Times New Roman"/>
          <w:szCs w:val="20"/>
        </w:rPr>
        <w:t xml:space="preserve"> may be better represented with a value of 0.67 (Mackay and Yuen, 1983).  The diffusion coefficient of the pesticide is related to the diffusion coefficient of water by the common approximate relationship (e.g., Schwarzenbach et al., 1993):</w:t>
      </w:r>
    </w:p>
    <w:p w14:paraId="2D0FB94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F4443EB" w14:textId="77777777"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4"/>
          <w:szCs w:val="20"/>
        </w:rPr>
        <w:object w:dxaOrig="1840" w:dyaOrig="800" w14:anchorId="747F4E91">
          <v:shape id="_x0000_i1056" type="#_x0000_t75" style="width:92.25pt;height:39.75pt" o:ole="">
            <v:imagedata r:id="rId91" o:title=""/>
          </v:shape>
          <o:OLEObject Type="Embed" ProgID="Equation.3" ShapeID="_x0000_i1056" DrawAspect="Content" ObjectID="_1594703772" r:id="rId92"/>
        </w:object>
      </w:r>
      <w:r w:rsidRPr="00D35523">
        <w:rPr>
          <w:rFonts w:eastAsia="Times New Roman" w:cs="Times New Roman"/>
          <w:szCs w:val="20"/>
        </w:rPr>
        <w:tab/>
        <w:t>(29)</w:t>
      </w:r>
    </w:p>
    <w:p w14:paraId="08EE67C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D0F721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Substituting (29) into (28) gives: </w:t>
      </w:r>
    </w:p>
    <w:p w14:paraId="1497C1E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CF79371"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8"/>
          <w:szCs w:val="20"/>
        </w:rPr>
        <w:object w:dxaOrig="2020" w:dyaOrig="740" w14:anchorId="52F5FD8C">
          <v:shape id="_x0000_i1057" type="#_x0000_t75" style="width:101.25pt;height:36.75pt" o:ole="">
            <v:imagedata r:id="rId93" o:title=""/>
          </v:shape>
          <o:OLEObject Type="Embed" ProgID="Equation.3" ShapeID="_x0000_i1057" DrawAspect="Content" ObjectID="_1594703773" r:id="rId94"/>
        </w:object>
      </w:r>
      <w:r w:rsidRPr="00D35523">
        <w:rPr>
          <w:rFonts w:eastAsia="Times New Roman" w:cs="Times New Roman"/>
          <w:szCs w:val="20"/>
        </w:rPr>
        <w:tab/>
        <w:t>(30)</w:t>
      </w:r>
    </w:p>
    <w:p w14:paraId="60E0109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EE8859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958949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The resulting relationship is:</w:t>
      </w:r>
    </w:p>
    <w:p w14:paraId="2649564C" w14:textId="77777777"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6"/>
          <w:sz w:val="20"/>
          <w:szCs w:val="20"/>
        </w:rPr>
        <w:object w:dxaOrig="3300" w:dyaOrig="700" w14:anchorId="420CBADA">
          <v:shape id="_x0000_i1058" type="#_x0000_t75" style="width:164.25pt;height:35.25pt" o:ole="">
            <v:imagedata r:id="rId95" o:title=""/>
          </v:shape>
          <o:OLEObject Type="Embed" ProgID="Equation.3" ShapeID="_x0000_i1058" DrawAspect="Content" ObjectID="_1594703774" r:id="rId96"/>
        </w:object>
      </w:r>
      <w:r w:rsidRPr="00D35523">
        <w:rPr>
          <w:rFonts w:eastAsia="Times New Roman" w:cs="Times New Roman"/>
          <w:szCs w:val="20"/>
        </w:rPr>
        <w:tab/>
        <w:t>(31)</w:t>
      </w:r>
    </w:p>
    <w:p w14:paraId="66807B9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A127C3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23334F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61831D4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E060B52"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8"/>
          <w:szCs w:val="20"/>
        </w:rPr>
        <w:object w:dxaOrig="1500" w:dyaOrig="660" w14:anchorId="7D69129C">
          <v:shape id="_x0000_i1059" type="#_x0000_t75" style="width:75pt;height:33pt" o:ole="">
            <v:imagedata r:id="rId97" o:title=""/>
          </v:shape>
          <o:OLEObject Type="Embed" ProgID="Equation.3" ShapeID="_x0000_i1059" DrawAspect="Content" ObjectID="_1594703775" r:id="rId98"/>
        </w:object>
      </w:r>
      <w:r w:rsidRPr="00D35523">
        <w:rPr>
          <w:rFonts w:eastAsia="Times New Roman" w:cs="Times New Roman"/>
          <w:szCs w:val="20"/>
        </w:rPr>
        <w:tab/>
        <w:t>(32)</w:t>
      </w:r>
    </w:p>
    <w:p w14:paraId="48ED384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F9506C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vp = vapor pressure [torr]</w:t>
      </w:r>
    </w:p>
    <w:p w14:paraId="233224B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Sol = solubility [mg/L]</w:t>
      </w:r>
    </w:p>
    <w:p w14:paraId="55B63B5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B0F7CC7"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03" w:name="_Toc380493492"/>
      <w:r w:rsidRPr="00D35523">
        <w:rPr>
          <w:rFonts w:eastAsia="Times New Roman" w:cs="Times New Roman"/>
          <w:b/>
          <w:i/>
          <w:sz w:val="28"/>
          <w:szCs w:val="20"/>
        </w:rPr>
        <w:t>2.4</w:t>
      </w:r>
      <w:r w:rsidRPr="00D35523">
        <w:rPr>
          <w:rFonts w:eastAsia="Times New Roman" w:cs="Times New Roman"/>
          <w:b/>
          <w:i/>
          <w:sz w:val="28"/>
          <w:szCs w:val="20"/>
        </w:rPr>
        <w:tab/>
        <w:t>Effective Benthic Region Dissipation (</w:t>
      </w:r>
      <w:r w:rsidRPr="00D35523">
        <w:rPr>
          <w:rFonts w:eastAsia="Times New Roman" w:cs="Times New Roman"/>
          <w:b/>
          <w:i/>
          <w:sz w:val="28"/>
          <w:szCs w:val="20"/>
        </w:rPr>
        <w:sym w:font="Symbol" w:char="F047"/>
      </w:r>
      <w:r w:rsidRPr="00D35523">
        <w:rPr>
          <w:rFonts w:eastAsia="Times New Roman" w:cs="Times New Roman"/>
          <w:b/>
          <w:i/>
          <w:sz w:val="28"/>
          <w:szCs w:val="20"/>
          <w:vertAlign w:val="subscript"/>
        </w:rPr>
        <w:t>2</w:t>
      </w:r>
      <w:r w:rsidRPr="00D35523">
        <w:rPr>
          <w:rFonts w:eastAsia="Times New Roman" w:cs="Times New Roman"/>
          <w:b/>
          <w:i/>
          <w:sz w:val="28"/>
          <w:szCs w:val="20"/>
        </w:rPr>
        <w:t>)</w:t>
      </w:r>
      <w:bookmarkEnd w:id="203"/>
    </w:p>
    <w:p w14:paraId="2C32C805" w14:textId="77777777" w:rsidR="00D35523" w:rsidRPr="00D35523" w:rsidRDefault="00D35523" w:rsidP="00D35523">
      <w:pPr>
        <w:tabs>
          <w:tab w:val="left" w:pos="504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overall benthic degradation in the VVWM, as defined in equation (6), is only affected by biodegradation and hydrolysis.  As with the water column, OPP assumes that biodegradation in the benthic region affects all forms of pesticide (both dissolved and sorbed forms) and that hydrolysis affects only aqueous dissolved forms (see equation 6 and definition of f</w:t>
      </w:r>
      <w:r w:rsidRPr="00D35523">
        <w:rPr>
          <w:rFonts w:eastAsia="Times New Roman" w:cs="Times New Roman"/>
          <w:szCs w:val="20"/>
          <w:vertAlign w:val="subscript"/>
        </w:rPr>
        <w:t>w2</w:t>
      </w:r>
      <w:r w:rsidRPr="00D35523">
        <w:rPr>
          <w:rFonts w:eastAsia="Times New Roman" w:cs="Times New Roman"/>
          <w:szCs w:val="20"/>
        </w:rPr>
        <w:t xml:space="preserve">). </w:t>
      </w:r>
    </w:p>
    <w:p w14:paraId="3330269C"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4" w:name="_Toc380493493"/>
      <w:r w:rsidRPr="00D35523">
        <w:rPr>
          <w:rFonts w:eastAsia="Times New Roman" w:cs="Times New Roman"/>
          <w:b/>
          <w:szCs w:val="20"/>
        </w:rPr>
        <w:t>2.4.1</w:t>
      </w:r>
      <w:r w:rsidRPr="00D35523">
        <w:rPr>
          <w:rFonts w:eastAsia="Times New Roman" w:cs="Times New Roman"/>
          <w:b/>
          <w:szCs w:val="20"/>
        </w:rPr>
        <w:tab/>
        <w:t>Benthic Hydrolysis (</w:t>
      </w:r>
      <w:r w:rsidRPr="00D35523">
        <w:rPr>
          <w:rFonts w:eastAsia="Times New Roman" w:cs="Times New Roman"/>
          <w:b/>
          <w:szCs w:val="20"/>
        </w:rPr>
        <w:sym w:font="Symbol" w:char="F06D"/>
      </w:r>
      <w:r w:rsidRPr="00D35523">
        <w:rPr>
          <w:rFonts w:eastAsia="Times New Roman" w:cs="Times New Roman"/>
          <w:b/>
          <w:szCs w:val="20"/>
          <w:vertAlign w:val="subscript"/>
        </w:rPr>
        <w:t>hydr_2</w:t>
      </w:r>
      <w:r w:rsidRPr="00D35523">
        <w:rPr>
          <w:rFonts w:eastAsia="Times New Roman" w:cs="Times New Roman"/>
          <w:b/>
          <w:szCs w:val="20"/>
        </w:rPr>
        <w:t>)</w:t>
      </w:r>
      <w:bookmarkEnd w:id="204"/>
    </w:p>
    <w:p w14:paraId="5945EA6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6A3DCF40"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1400" w:dyaOrig="380" w14:anchorId="42FBED92">
          <v:shape id="_x0000_i1060" type="#_x0000_t75" style="width:69.75pt;height:18.75pt" o:ole="">
            <v:imagedata r:id="rId99" o:title=""/>
          </v:shape>
          <o:OLEObject Type="Embed" ProgID="Equation.3" ShapeID="_x0000_i1060" DrawAspect="Content" ObjectID="_1594703776" r:id="rId100"/>
        </w:object>
      </w:r>
      <w:r w:rsidRPr="00D35523">
        <w:rPr>
          <w:rFonts w:eastAsia="Times New Roman" w:cs="Times New Roman"/>
          <w:szCs w:val="20"/>
        </w:rPr>
        <w:tab/>
        <w:t>(33)</w:t>
      </w:r>
    </w:p>
    <w:p w14:paraId="6044AAAE"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4554CCA6"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5" w:name="_Toc380493494"/>
      <w:r w:rsidRPr="00D35523">
        <w:rPr>
          <w:rFonts w:eastAsia="Times New Roman" w:cs="Times New Roman"/>
          <w:b/>
          <w:szCs w:val="20"/>
        </w:rPr>
        <w:t>2.4.2</w:t>
      </w:r>
      <w:r w:rsidRPr="00D35523">
        <w:rPr>
          <w:rFonts w:eastAsia="Times New Roman" w:cs="Times New Roman"/>
          <w:b/>
          <w:szCs w:val="20"/>
        </w:rPr>
        <w:tab/>
        <w:t>Benthic Metabolism (</w:t>
      </w:r>
      <w:r w:rsidRPr="00D35523">
        <w:rPr>
          <w:rFonts w:eastAsia="Times New Roman" w:cs="Times New Roman"/>
          <w:b/>
          <w:szCs w:val="20"/>
        </w:rPr>
        <w:sym w:font="Symbol" w:char="F06D"/>
      </w:r>
      <w:r w:rsidRPr="00D35523">
        <w:rPr>
          <w:rFonts w:eastAsia="Times New Roman" w:cs="Times New Roman"/>
          <w:b/>
          <w:szCs w:val="20"/>
          <w:vertAlign w:val="subscript"/>
        </w:rPr>
        <w:t>bio_2</w:t>
      </w:r>
      <w:r w:rsidRPr="00D35523">
        <w:rPr>
          <w:rFonts w:eastAsia="Times New Roman" w:cs="Times New Roman"/>
          <w:b/>
          <w:szCs w:val="20"/>
        </w:rPr>
        <w:t>)</w:t>
      </w:r>
      <w:bookmarkEnd w:id="205"/>
    </w:p>
    <w:p w14:paraId="613BC44F"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D35523">
        <w:rPr>
          <w:rFonts w:eastAsia="Times New Roman" w:cs="Times New Roman"/>
          <w:szCs w:val="20"/>
        </w:rPr>
        <w:sym w:font="Symbol" w:char="F0B0"/>
      </w:r>
      <w:r w:rsidRPr="00D35523">
        <w:rPr>
          <w:rFonts w:eastAsia="Times New Roman" w:cs="Times New Roman"/>
          <w:szCs w:val="20"/>
        </w:rPr>
        <w:t>C.  As with water column metabolism, OPP assumes that sorbed-phase degradation occurs at the same rate as aqueous-phase degradation, and temperature effects on metabolism are handled in the same way.  Thus, the effective rate is the following:</w:t>
      </w:r>
    </w:p>
    <w:p w14:paraId="4CE6F9E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540D8EF2" w14:textId="77777777" w:rsidR="00D35523" w:rsidRPr="00D35523" w:rsidRDefault="00D35523" w:rsidP="00D35523">
      <w:pPr>
        <w:tabs>
          <w:tab w:val="center" w:pos="4320"/>
          <w:tab w:val="right" w:pos="9360"/>
        </w:tabs>
        <w:overflowPunct w:val="0"/>
        <w:autoSpaceDE w:val="0"/>
        <w:autoSpaceDN w:val="0"/>
        <w:adjustRightInd w:val="0"/>
        <w:spacing w:after="0" w:line="240" w:lineRule="auto"/>
        <w:ind w:left="720"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2240" w:dyaOrig="460" w14:anchorId="55D5E077">
          <v:shape id="_x0000_i1061" type="#_x0000_t75" style="width:111.75pt;height:23.25pt" o:ole="">
            <v:imagedata r:id="rId101" o:title=""/>
          </v:shape>
          <o:OLEObject Type="Embed" ProgID="Equation.3" ShapeID="_x0000_i1061" DrawAspect="Content" ObjectID="_1594703777" r:id="rId102"/>
        </w:object>
      </w:r>
      <w:r w:rsidRPr="00D35523">
        <w:rPr>
          <w:rFonts w:eastAsia="Times New Roman" w:cs="Times New Roman"/>
          <w:szCs w:val="20"/>
        </w:rPr>
        <w:tab/>
        <w:t>(34)</w:t>
      </w:r>
    </w:p>
    <w:p w14:paraId="2731C21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AEECC1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r>
      <w:r w:rsidRPr="00D35523">
        <w:rPr>
          <w:rFonts w:eastAsia="Times New Roman" w:cs="Times New Roman"/>
          <w:szCs w:val="20"/>
        </w:rPr>
        <w:sym w:font="Symbol" w:char="F06D"/>
      </w:r>
      <w:r w:rsidRPr="00D35523">
        <w:rPr>
          <w:rFonts w:eastAsia="Times New Roman" w:cs="Times New Roman"/>
          <w:szCs w:val="20"/>
          <w:vertAlign w:val="subscript"/>
        </w:rPr>
        <w:t xml:space="preserve">measured  </w:t>
      </w:r>
      <w:r w:rsidRPr="00D35523">
        <w:rPr>
          <w:rFonts w:eastAsia="Times New Roman" w:cs="Times New Roman"/>
          <w:szCs w:val="20"/>
        </w:rPr>
        <w:t>= laboratory measured anaerobic metabolism rate at T</w:t>
      </w:r>
      <w:r w:rsidRPr="00D35523">
        <w:rPr>
          <w:rFonts w:eastAsia="Times New Roman" w:cs="Times New Roman"/>
          <w:szCs w:val="20"/>
          <w:vertAlign w:val="subscript"/>
        </w:rPr>
        <w:t>ref</w:t>
      </w:r>
    </w:p>
    <w:p w14:paraId="76182D86"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 = temperature of modeled water body [</w:t>
      </w:r>
      <w:r w:rsidRPr="00D35523">
        <w:rPr>
          <w:rFonts w:eastAsia="Times New Roman" w:cs="Times New Roman"/>
          <w:szCs w:val="20"/>
        </w:rPr>
        <w:sym w:font="Symbol" w:char="F0B0"/>
      </w:r>
      <w:r w:rsidRPr="00D35523">
        <w:rPr>
          <w:rFonts w:eastAsia="Times New Roman" w:cs="Times New Roman"/>
          <w:szCs w:val="20"/>
        </w:rPr>
        <w:t>C]</w:t>
      </w:r>
    </w:p>
    <w:p w14:paraId="18975D1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w:t>
      </w:r>
      <w:r w:rsidRPr="00D35523">
        <w:rPr>
          <w:rFonts w:eastAsia="Times New Roman" w:cs="Times New Roman"/>
          <w:szCs w:val="20"/>
          <w:vertAlign w:val="subscript"/>
        </w:rPr>
        <w:t>ref</w:t>
      </w:r>
      <w:r w:rsidRPr="00D35523">
        <w:rPr>
          <w:rFonts w:eastAsia="Times New Roman" w:cs="Times New Roman"/>
          <w:szCs w:val="20"/>
        </w:rPr>
        <w:t xml:space="preserve"> = temperature at which anaerobic laboratory study was conducted [</w:t>
      </w:r>
      <w:r w:rsidRPr="00D35523">
        <w:rPr>
          <w:rFonts w:eastAsia="Times New Roman" w:cs="Times New Roman"/>
          <w:szCs w:val="20"/>
        </w:rPr>
        <w:sym w:font="Symbol" w:char="F0B0"/>
      </w:r>
      <w:r w:rsidRPr="00D35523">
        <w:rPr>
          <w:rFonts w:eastAsia="Times New Roman" w:cs="Times New Roman"/>
          <w:szCs w:val="20"/>
        </w:rPr>
        <w:t>C].</w:t>
      </w:r>
    </w:p>
    <w:p w14:paraId="01DB65D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8DDE5AE"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06" w:name="_Toc380493495"/>
      <w:r w:rsidRPr="00D35523">
        <w:rPr>
          <w:rFonts w:eastAsia="Times New Roman" w:cs="Times New Roman"/>
          <w:b/>
          <w:i/>
          <w:sz w:val="28"/>
          <w:szCs w:val="20"/>
        </w:rPr>
        <w:t>2.5</w:t>
      </w:r>
      <w:r w:rsidRPr="00D35523">
        <w:rPr>
          <w:rFonts w:eastAsia="Times New Roman" w:cs="Times New Roman"/>
          <w:b/>
          <w:i/>
          <w:sz w:val="28"/>
          <w:szCs w:val="20"/>
        </w:rPr>
        <w:tab/>
        <w:t>Mass Transfer Coefficient (</w:t>
      </w:r>
      <w:r w:rsidRPr="00D35523">
        <w:rPr>
          <w:rFonts w:eastAsia="Times New Roman" w:cs="Times New Roman"/>
          <w:b/>
          <w:i/>
          <w:sz w:val="28"/>
          <w:szCs w:val="20"/>
        </w:rPr>
        <w:sym w:font="Symbol" w:char="F057"/>
      </w:r>
      <w:r w:rsidRPr="00D35523">
        <w:rPr>
          <w:rFonts w:eastAsia="Times New Roman" w:cs="Times New Roman"/>
          <w:b/>
          <w:i/>
          <w:sz w:val="28"/>
          <w:szCs w:val="20"/>
        </w:rPr>
        <w:t>)</w:t>
      </w:r>
      <w:bookmarkEnd w:id="206"/>
    </w:p>
    <w:p w14:paraId="53C12D7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4FAE6C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mass transfer coefficient (</w:t>
      </w:r>
      <w:r w:rsidRPr="00D35523">
        <w:rPr>
          <w:rFonts w:eastAsia="Times New Roman" w:cs="Times New Roman"/>
          <w:szCs w:val="20"/>
        </w:rPr>
        <w:sym w:font="Symbol" w:char="F057"/>
      </w:r>
      <w:r w:rsidRPr="00D35523">
        <w:rPr>
          <w:rFonts w:eastAsia="Times New Roman" w:cs="Times New Roman"/>
          <w:szCs w:val="20"/>
        </w:rPr>
        <w:t>) defined in equation (7) is an overall coefficient that includes all means of pesticide exchange between the water column and benthic regions.  This includes exchange through the aqueous phase as well as by mixing of sediments between the two compartments.  The physical process of this combined mixing is assumed to be completely described by a first-order mass transfer coefficient (</w:t>
      </w:r>
      <w:r w:rsidRPr="00D35523">
        <w:rPr>
          <w:rFonts w:eastAsia="Times New Roman" w:cs="Times New Roman"/>
          <w:szCs w:val="20"/>
        </w:rPr>
        <w:sym w:font="Symbol" w:char="F061"/>
      </w:r>
      <w:r w:rsidRPr="00D35523">
        <w:rPr>
          <w:rFonts w:eastAsia="Times New Roman" w:cs="Times New Roman"/>
          <w:szCs w:val="20"/>
        </w:rPr>
        <w:t xml:space="preserve">).  The parameter </w:t>
      </w:r>
      <w:r w:rsidRPr="00D35523">
        <w:rPr>
          <w:rFonts w:eastAsia="Times New Roman" w:cs="Times New Roman"/>
          <w:szCs w:val="20"/>
        </w:rPr>
        <w:sym w:font="Symbol" w:char="F061"/>
      </w:r>
      <w:r w:rsidRPr="00D35523">
        <w:rPr>
          <w:rFonts w:eastAsia="Times New Roman" w:cs="Times New Roman"/>
          <w:szCs w:val="20"/>
        </w:rPr>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8736BD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In the VVWM, the </w:t>
      </w:r>
      <w:r w:rsidRPr="00D35523">
        <w:rPr>
          <w:rFonts w:eastAsia="Times New Roman" w:cs="Times New Roman"/>
          <w:szCs w:val="20"/>
        </w:rPr>
        <w:sym w:font="Symbol" w:char="F061"/>
      </w:r>
      <w:r w:rsidRPr="00D35523">
        <w:rPr>
          <w:rFonts w:eastAsia="Times New Roman" w:cs="Times New Roman"/>
          <w:szCs w:val="20"/>
        </w:rPr>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1EFD800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Cs w:val="20"/>
        </w:rPr>
        <w:object w:dxaOrig="2659" w:dyaOrig="639" w14:anchorId="09111AB0">
          <v:shape id="_x0000_i1062" type="#_x0000_t75" style="width:132.75pt;height:32.25pt" o:ole="">
            <v:imagedata r:id="rId103" o:title=""/>
          </v:shape>
          <o:OLEObject Type="Embed" ProgID="Equation.3" ShapeID="_x0000_i1062" DrawAspect="Content" ObjectID="_1594703778" r:id="rId104"/>
        </w:object>
      </w:r>
      <w:r w:rsidRPr="00D35523">
        <w:rPr>
          <w:rFonts w:eastAsia="Times New Roman" w:cs="Times New Roman"/>
          <w:szCs w:val="20"/>
        </w:rPr>
        <w:t xml:space="preserve"> </w:t>
      </w:r>
      <w:r w:rsidRPr="00D35523">
        <w:rPr>
          <w:rFonts w:eastAsia="Times New Roman" w:cs="Times New Roman"/>
          <w:szCs w:val="20"/>
        </w:rPr>
        <w:tab/>
        <w:t>(35)</w:t>
      </w:r>
    </w:p>
    <w:p w14:paraId="7E268E9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838700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M</w:t>
      </w:r>
      <w:r w:rsidRPr="00D35523">
        <w:rPr>
          <w:rFonts w:eastAsia="Times New Roman" w:cs="Times New Roman"/>
          <w:szCs w:val="20"/>
          <w:vertAlign w:val="subscript"/>
        </w:rPr>
        <w:t>2</w:t>
      </w:r>
      <w:r w:rsidRPr="00D35523">
        <w:rPr>
          <w:rFonts w:eastAsia="Times New Roman" w:cs="Times New Roman"/>
          <w:szCs w:val="20"/>
        </w:rPr>
        <w:t xml:space="preserve"> = total pesticide mass in benthic region</w:t>
      </w:r>
    </w:p>
    <w:p w14:paraId="182F63B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 area of benthic/water column interface, [m</w:t>
      </w:r>
      <w:r w:rsidRPr="00D35523">
        <w:rPr>
          <w:rFonts w:eastAsia="Times New Roman" w:cs="Times New Roman"/>
          <w:szCs w:val="20"/>
          <w:vertAlign w:val="superscript"/>
        </w:rPr>
        <w:t>2</w:t>
      </w:r>
      <w:r w:rsidRPr="00D35523">
        <w:rPr>
          <w:rFonts w:eastAsia="Times New Roman" w:cs="Times New Roman"/>
          <w:szCs w:val="20"/>
        </w:rPr>
        <w:t>]</w:t>
      </w:r>
    </w:p>
    <w:p w14:paraId="6D101CEB" w14:textId="77777777" w:rsidR="00D35523" w:rsidRPr="00D35523" w:rsidRDefault="00D35523" w:rsidP="00D35523">
      <w:pPr>
        <w:overflowPunct w:val="0"/>
        <w:autoSpaceDE w:val="0"/>
        <w:autoSpaceDN w:val="0"/>
        <w:adjustRightInd w:val="0"/>
        <w:spacing w:after="0" w:line="240" w:lineRule="auto"/>
        <w:ind w:left="1440" w:hanging="720"/>
        <w:textAlignment w:val="baseline"/>
        <w:rPr>
          <w:rFonts w:eastAsia="Times New Roman" w:cs="Times New Roman"/>
          <w:szCs w:val="20"/>
        </w:rPr>
      </w:pPr>
      <w:r w:rsidRPr="00D35523">
        <w:rPr>
          <w:rFonts w:eastAsia="Times New Roman" w:cs="Times New Roman"/>
          <w:szCs w:val="20"/>
        </w:rPr>
        <w:t xml:space="preserve">D = effective overall dispersion coefficient in benthic media (includes both sorbed and </w:t>
      </w:r>
    </w:p>
    <w:p w14:paraId="1E32563D" w14:textId="77777777" w:rsidR="00D35523" w:rsidRPr="00D35523" w:rsidRDefault="00D35523" w:rsidP="00D35523">
      <w:pPr>
        <w:overflowPunct w:val="0"/>
        <w:autoSpaceDE w:val="0"/>
        <w:autoSpaceDN w:val="0"/>
        <w:adjustRightInd w:val="0"/>
        <w:spacing w:after="0" w:line="240" w:lineRule="auto"/>
        <w:ind w:left="1440"/>
        <w:textAlignment w:val="baseline"/>
        <w:rPr>
          <w:rFonts w:eastAsia="Times New Roman" w:cs="Times New Roman"/>
          <w:szCs w:val="20"/>
        </w:rPr>
      </w:pPr>
      <w:r w:rsidRPr="00D35523">
        <w:rPr>
          <w:rFonts w:eastAsia="Times New Roman" w:cs="Times New Roman"/>
          <w:szCs w:val="20"/>
        </w:rPr>
        <w:t>dissolved phases), [m</w:t>
      </w:r>
      <w:r w:rsidRPr="00D35523">
        <w:rPr>
          <w:rFonts w:eastAsia="Times New Roman" w:cs="Times New Roman"/>
          <w:szCs w:val="20"/>
          <w:vertAlign w:val="superscript"/>
        </w:rPr>
        <w:t>2</w:t>
      </w:r>
      <w:r w:rsidRPr="00D35523">
        <w:rPr>
          <w:rFonts w:eastAsia="Times New Roman" w:cs="Times New Roman"/>
          <w:szCs w:val="20"/>
        </w:rPr>
        <w:t>/s]; DSP in EXAMS</w:t>
      </w:r>
    </w:p>
    <w:p w14:paraId="0C23272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sym w:font="Symbol" w:char="F044"/>
      </w:r>
      <w:r w:rsidRPr="00D35523">
        <w:rPr>
          <w:rFonts w:eastAsia="Times New Roman" w:cs="Times New Roman"/>
          <w:szCs w:val="20"/>
        </w:rPr>
        <w:t>x = thickness of boundary layer, [m]</w:t>
      </w:r>
    </w:p>
    <w:p w14:paraId="3BA281A0" w14:textId="77777777" w:rsidR="00D35523" w:rsidRPr="00D35523" w:rsidRDefault="00D35523" w:rsidP="00D35523">
      <w:pPr>
        <w:overflowPunct w:val="0"/>
        <w:autoSpaceDE w:val="0"/>
        <w:autoSpaceDN w:val="0"/>
        <w:adjustRightInd w:val="0"/>
        <w:spacing w:after="0" w:line="240" w:lineRule="auto"/>
        <w:ind w:left="720"/>
        <w:textAlignment w:val="baseline"/>
        <w:rPr>
          <w:rFonts w:eastAsia="Times New Roman" w:cs="Times New Roman"/>
          <w:szCs w:val="20"/>
        </w:rPr>
      </w:pPr>
      <w:r w:rsidRPr="00D35523">
        <w:rPr>
          <w:rFonts w:eastAsia="Times New Roman" w:cs="Times New Roman"/>
          <w:position w:val="-6"/>
          <w:szCs w:val="20"/>
        </w:rPr>
        <w:object w:dxaOrig="260" w:dyaOrig="279" w14:anchorId="7039832A">
          <v:shape id="_x0000_i1063" type="#_x0000_t75" style="width:12.75pt;height:14.25pt" o:ole="" o:bullet="t">
            <v:imagedata r:id="rId105" o:title=""/>
          </v:shape>
          <o:OLEObject Type="Embed" ProgID="Equation.3" ShapeID="_x0000_i1063" DrawAspect="Content" ObjectID="_1594703779" r:id="rId106"/>
        </w:object>
      </w:r>
      <w:r w:rsidRPr="00D35523">
        <w:rPr>
          <w:rFonts w:eastAsia="Times New Roman" w:cs="Times New Roman"/>
          <w:szCs w:val="20"/>
        </w:rPr>
        <w:t xml:space="preserve"> = total partition coefficient for total concentrations, [unitless]</w:t>
      </w:r>
    </w:p>
    <w:p w14:paraId="6453AB4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C</w:t>
      </w:r>
      <w:r w:rsidRPr="00D35523">
        <w:rPr>
          <w:rFonts w:eastAsia="Times New Roman" w:cs="Times New Roman"/>
          <w:szCs w:val="20"/>
          <w:vertAlign w:val="subscript"/>
        </w:rPr>
        <w:t>T1</w:t>
      </w:r>
      <w:r w:rsidRPr="00D35523">
        <w:rPr>
          <w:rFonts w:eastAsia="Times New Roman" w:cs="Times New Roman"/>
          <w:szCs w:val="20"/>
        </w:rPr>
        <w:t xml:space="preserve"> = total concentration in water column, [kg/m</w:t>
      </w:r>
      <w:r w:rsidRPr="00D35523">
        <w:rPr>
          <w:rFonts w:eastAsia="Times New Roman" w:cs="Times New Roman"/>
          <w:szCs w:val="20"/>
          <w:vertAlign w:val="superscript"/>
        </w:rPr>
        <w:t>3</w:t>
      </w:r>
      <w:r w:rsidRPr="00D35523">
        <w:rPr>
          <w:rFonts w:eastAsia="Times New Roman" w:cs="Times New Roman"/>
          <w:szCs w:val="20"/>
        </w:rPr>
        <w:t>]</w:t>
      </w:r>
    </w:p>
    <w:p w14:paraId="78DE4F3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C</w:t>
      </w:r>
      <w:r w:rsidRPr="00D35523">
        <w:rPr>
          <w:rFonts w:eastAsia="Times New Roman" w:cs="Times New Roman"/>
          <w:szCs w:val="20"/>
          <w:vertAlign w:val="subscript"/>
        </w:rPr>
        <w:t>T2</w:t>
      </w:r>
      <w:r w:rsidRPr="00D35523">
        <w:rPr>
          <w:rFonts w:eastAsia="Times New Roman" w:cs="Times New Roman"/>
          <w:szCs w:val="20"/>
        </w:rPr>
        <w:t xml:space="preserve"> = total concentration in benthic region, [kg/m</w:t>
      </w:r>
      <w:r w:rsidRPr="00D35523">
        <w:rPr>
          <w:rFonts w:eastAsia="Times New Roman" w:cs="Times New Roman"/>
          <w:szCs w:val="20"/>
          <w:vertAlign w:val="superscript"/>
        </w:rPr>
        <w:t>3</w:t>
      </w:r>
      <w:r w:rsidRPr="00D35523">
        <w:rPr>
          <w:rFonts w:eastAsia="Times New Roman" w:cs="Times New Roman"/>
          <w:szCs w:val="20"/>
        </w:rPr>
        <w:t>]</w:t>
      </w:r>
    </w:p>
    <w:p w14:paraId="03926A1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22FDD917"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total concentrations in the water column and benthic regions are calculated as follows:</w:t>
      </w:r>
    </w:p>
    <w:p w14:paraId="7F7E192C"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2398BAAD"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2439" w:dyaOrig="740" w14:anchorId="6969C90F">
          <v:shape id="_x0000_i1064" type="#_x0000_t75" style="width:122.25pt;height:36.75pt" o:ole="">
            <v:imagedata r:id="rId107" o:title=""/>
          </v:shape>
          <o:OLEObject Type="Embed" ProgID="Equation.3" ShapeID="_x0000_i1064" DrawAspect="Content" ObjectID="_1594703780" r:id="rId108"/>
        </w:object>
      </w:r>
      <w:r w:rsidRPr="00D35523">
        <w:rPr>
          <w:rFonts w:eastAsia="Times New Roman" w:cs="Times New Roman"/>
          <w:szCs w:val="20"/>
        </w:rPr>
        <w:tab/>
        <w:t>(36)</w:t>
      </w:r>
    </w:p>
    <w:p w14:paraId="353E44E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30E64BC1"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ab/>
      </w:r>
      <w:r w:rsidRPr="00D35523">
        <w:rPr>
          <w:rFonts w:eastAsia="Times New Roman" w:cs="Times New Roman"/>
          <w:position w:val="-30"/>
          <w:szCs w:val="20"/>
        </w:rPr>
        <w:object w:dxaOrig="2659" w:dyaOrig="740" w14:anchorId="1A532662">
          <v:shape id="_x0000_i1065" type="#_x0000_t75" style="width:132.75pt;height:39pt" o:ole="">
            <v:imagedata r:id="rId109" o:title=""/>
          </v:shape>
          <o:OLEObject Type="Embed" ProgID="Equation.3" ShapeID="_x0000_i1065" DrawAspect="Content" ObjectID="_1594703781" r:id="rId110"/>
        </w:object>
      </w:r>
      <w:r w:rsidRPr="00D35523">
        <w:rPr>
          <w:rFonts w:eastAsia="Times New Roman" w:cs="Times New Roman"/>
          <w:szCs w:val="20"/>
        </w:rPr>
        <w:tab/>
        <w:t>(37)</w:t>
      </w:r>
    </w:p>
    <w:p w14:paraId="0DF4EBEE"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c</w:t>
      </w:r>
      <w:r w:rsidRPr="00D35523">
        <w:rPr>
          <w:rFonts w:eastAsia="Times New Roman" w:cs="Times New Roman"/>
          <w:szCs w:val="20"/>
          <w:vertAlign w:val="subscript"/>
        </w:rPr>
        <w:t>1</w:t>
      </w:r>
      <w:r w:rsidRPr="00D35523">
        <w:rPr>
          <w:rFonts w:eastAsia="Times New Roman" w:cs="Times New Roman"/>
          <w:szCs w:val="20"/>
        </w:rPr>
        <w:t xml:space="preserve"> and v</w:t>
      </w:r>
      <w:r w:rsidRPr="00D35523">
        <w:rPr>
          <w:rFonts w:eastAsia="Times New Roman" w:cs="Times New Roman"/>
          <w:szCs w:val="20"/>
          <w:vertAlign w:val="subscript"/>
        </w:rPr>
        <w:t>1</w:t>
      </w:r>
      <w:r w:rsidRPr="00D35523">
        <w:rPr>
          <w:rFonts w:eastAsia="Times New Roman" w:cs="Times New Roman"/>
          <w:szCs w:val="20"/>
        </w:rPr>
        <w:t xml:space="preserve"> are the aqueous-phase concentration and the aqueous volume, as previously defined under equation (1); </w:t>
      </w:r>
      <w:r w:rsidRPr="00D35523">
        <w:rPr>
          <w:rFonts w:eastAsia="Times New Roman" w:cs="Times New Roman"/>
          <w:szCs w:val="20"/>
        </w:rPr>
        <w:sym w:font="Symbol" w:char="F053"/>
      </w:r>
      <w:r w:rsidRPr="00D35523">
        <w:rPr>
          <w:rFonts w:eastAsia="Times New Roman" w:cs="Times New Roman"/>
          <w:szCs w:val="20"/>
        </w:rPr>
        <w:t>(m</w:t>
      </w:r>
      <w:r w:rsidRPr="00D35523">
        <w:rPr>
          <w:rFonts w:eastAsia="Times New Roman" w:cs="Times New Roman"/>
          <w:szCs w:val="20"/>
          <w:vertAlign w:val="subscript"/>
        </w:rPr>
        <w:t>1</w:t>
      </w:r>
      <w:r w:rsidRPr="00D35523">
        <w:rPr>
          <w:rFonts w:eastAsia="Times New Roman" w:cs="Times New Roman"/>
          <w:szCs w:val="20"/>
        </w:rPr>
        <w:t>K</w:t>
      </w:r>
      <w:r w:rsidRPr="00D35523">
        <w:rPr>
          <w:rFonts w:eastAsia="Times New Roman" w:cs="Times New Roman"/>
          <w:szCs w:val="20"/>
          <w:vertAlign w:val="subscript"/>
        </w:rPr>
        <w:t>d1</w:t>
      </w:r>
      <w:r w:rsidRPr="00D35523">
        <w:rPr>
          <w:rFonts w:eastAsia="Times New Roman" w:cs="Times New Roman"/>
          <w:szCs w:val="20"/>
        </w:rPr>
        <w:t xml:space="preserve">) and </w:t>
      </w:r>
      <w:r w:rsidRPr="00D35523">
        <w:rPr>
          <w:rFonts w:eastAsia="Times New Roman" w:cs="Times New Roman"/>
          <w:szCs w:val="20"/>
        </w:rPr>
        <w:sym w:font="Symbol" w:char="F053"/>
      </w:r>
      <w:r w:rsidRPr="00D35523">
        <w:rPr>
          <w:rFonts w:eastAsia="Times New Roman" w:cs="Times New Roman"/>
          <w:szCs w:val="20"/>
        </w:rPr>
        <w:t>(m</w:t>
      </w:r>
      <w:r w:rsidRPr="00D35523">
        <w:rPr>
          <w:rFonts w:eastAsia="Times New Roman" w:cs="Times New Roman"/>
          <w:szCs w:val="20"/>
          <w:vertAlign w:val="subscript"/>
        </w:rPr>
        <w:t>2</w:t>
      </w:r>
      <w:r w:rsidRPr="00D35523">
        <w:rPr>
          <w:rFonts w:eastAsia="Times New Roman" w:cs="Times New Roman"/>
          <w:szCs w:val="20"/>
        </w:rPr>
        <w:t>K</w:t>
      </w:r>
      <w:r w:rsidRPr="00D35523">
        <w:rPr>
          <w:rFonts w:eastAsia="Times New Roman" w:cs="Times New Roman"/>
          <w:szCs w:val="20"/>
          <w:vertAlign w:val="subscript"/>
        </w:rPr>
        <w:t>d2</w:t>
      </w:r>
      <w:r w:rsidRPr="00D35523">
        <w:rPr>
          <w:rFonts w:eastAsia="Times New Roman" w:cs="Times New Roman"/>
          <w:szCs w:val="20"/>
        </w:rPr>
        <w:t>) are short-hand notation for the sum of all solid masses and the respective K</w:t>
      </w:r>
      <w:r w:rsidRPr="00D35523">
        <w:rPr>
          <w:rFonts w:eastAsia="Times New Roman" w:cs="Times New Roman"/>
          <w:szCs w:val="20"/>
          <w:vertAlign w:val="subscript"/>
        </w:rPr>
        <w:t>d</w:t>
      </w:r>
      <w:r w:rsidRPr="00D35523">
        <w:rPr>
          <w:rFonts w:eastAsia="Times New Roman" w:cs="Times New Roman"/>
          <w:szCs w:val="20"/>
        </w:rPr>
        <w:t>s presented under equation (1) for the water column and benthic regions, respectively; V</w:t>
      </w:r>
      <w:r w:rsidRPr="00D35523">
        <w:rPr>
          <w:rFonts w:eastAsia="Times New Roman" w:cs="Times New Roman"/>
          <w:szCs w:val="20"/>
          <w:vertAlign w:val="subscript"/>
        </w:rPr>
        <w:t>T1</w:t>
      </w:r>
      <w:r w:rsidRPr="00D35523">
        <w:rPr>
          <w:rFonts w:eastAsia="Times New Roman" w:cs="Times New Roman"/>
          <w:szCs w:val="20"/>
        </w:rPr>
        <w:t xml:space="preserve"> and V</w:t>
      </w:r>
      <w:r w:rsidRPr="00D35523">
        <w:rPr>
          <w:rFonts w:eastAsia="Times New Roman" w:cs="Times New Roman"/>
          <w:szCs w:val="20"/>
          <w:vertAlign w:val="subscript"/>
        </w:rPr>
        <w:t>T2</w:t>
      </w:r>
      <w:r w:rsidRPr="00D35523">
        <w:rPr>
          <w:rFonts w:eastAsia="Times New Roman" w:cs="Times New Roman"/>
          <w:szCs w:val="20"/>
        </w:rPr>
        <w:t xml:space="preserve"> are the total volumes of the water column and benthic region, respectively, which include both the water and the solids volumes.  The total pesticide mass in the benthic region is expressed as follows:</w:t>
      </w:r>
    </w:p>
    <w:p w14:paraId="080BC183"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460B6CF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2380" w:dyaOrig="400" w14:anchorId="02F44097">
          <v:shape id="_x0000_i1066" type="#_x0000_t75" style="width:119.25pt;height:20.25pt" o:ole="">
            <v:imagedata r:id="rId111" o:title=""/>
          </v:shape>
          <o:OLEObject Type="Embed" ProgID="Equation.3" ShapeID="_x0000_i1066" DrawAspect="Content" ObjectID="_1594703782" r:id="rId112"/>
        </w:object>
      </w:r>
      <w:r w:rsidRPr="00D35523">
        <w:rPr>
          <w:rFonts w:eastAsia="Times New Roman" w:cs="Times New Roman"/>
          <w:szCs w:val="20"/>
        </w:rPr>
        <w:tab/>
        <w:t>(38)</w:t>
      </w:r>
    </w:p>
    <w:p w14:paraId="3F6050A4"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6D0288A7"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total partitioning coefficient is defined as the ratio of C</w:t>
      </w:r>
      <w:r w:rsidRPr="00D35523">
        <w:rPr>
          <w:rFonts w:eastAsia="Times New Roman" w:cs="Times New Roman"/>
          <w:szCs w:val="20"/>
          <w:vertAlign w:val="subscript"/>
        </w:rPr>
        <w:t>T2</w:t>
      </w:r>
      <w:r w:rsidRPr="00D35523">
        <w:rPr>
          <w:rFonts w:eastAsia="Times New Roman" w:cs="Times New Roman"/>
          <w:szCs w:val="20"/>
        </w:rPr>
        <w:t xml:space="preserve"> to C</w:t>
      </w:r>
      <w:r w:rsidRPr="00D35523">
        <w:rPr>
          <w:rFonts w:eastAsia="Times New Roman" w:cs="Times New Roman"/>
          <w:szCs w:val="20"/>
          <w:vertAlign w:val="subscript"/>
        </w:rPr>
        <w:t>T1</w:t>
      </w:r>
      <w:r w:rsidRPr="00D35523">
        <w:rPr>
          <w:rFonts w:eastAsia="Times New Roman" w:cs="Times New Roman"/>
          <w:szCs w:val="20"/>
        </w:rPr>
        <w:t xml:space="preserve"> when the system is at equilibrium:</w:t>
      </w:r>
    </w:p>
    <w:p w14:paraId="15417026"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900" w:dyaOrig="680" w14:anchorId="6F5EA32A">
          <v:shape id="_x0000_i1067" type="#_x0000_t75" style="width:45pt;height:33.75pt" o:ole="">
            <v:imagedata r:id="rId113" o:title=""/>
          </v:shape>
          <o:OLEObject Type="Embed" ProgID="Equation.3" ShapeID="_x0000_i1067" DrawAspect="Content" ObjectID="_1594703783" r:id="rId114"/>
        </w:object>
      </w:r>
      <w:r w:rsidRPr="00D35523">
        <w:rPr>
          <w:rFonts w:eastAsia="Times New Roman" w:cs="Times New Roman"/>
          <w:szCs w:val="20"/>
        </w:rPr>
        <w:t xml:space="preserve"> (when benthic region is at equilibrium with water column)</w:t>
      </w:r>
      <w:r w:rsidRPr="00D35523">
        <w:rPr>
          <w:rFonts w:eastAsia="Times New Roman" w:cs="Times New Roman"/>
          <w:szCs w:val="20"/>
        </w:rPr>
        <w:tab/>
        <w:t>(39)</w:t>
      </w:r>
    </w:p>
    <w:p w14:paraId="0A78107D"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By substituting in the definitions of C</w:t>
      </w:r>
      <w:r w:rsidRPr="00D35523">
        <w:rPr>
          <w:rFonts w:eastAsia="Times New Roman" w:cs="Times New Roman"/>
          <w:szCs w:val="20"/>
          <w:vertAlign w:val="subscript"/>
        </w:rPr>
        <w:t>T1</w:t>
      </w:r>
      <w:r w:rsidRPr="00D35523">
        <w:rPr>
          <w:rFonts w:eastAsia="Times New Roman" w:cs="Times New Roman"/>
          <w:szCs w:val="20"/>
        </w:rPr>
        <w:t xml:space="preserve"> and C</w:t>
      </w:r>
      <w:r w:rsidRPr="00D35523">
        <w:rPr>
          <w:rFonts w:eastAsia="Times New Roman" w:cs="Times New Roman"/>
          <w:szCs w:val="20"/>
          <w:vertAlign w:val="subscript"/>
        </w:rPr>
        <w:t>T2</w:t>
      </w:r>
      <w:r w:rsidRPr="00D35523">
        <w:rPr>
          <w:rFonts w:eastAsia="Times New Roman" w:cs="Times New Roman"/>
          <w:szCs w:val="20"/>
        </w:rPr>
        <w:t xml:space="preserve"> from equations (36) and (37) and recognizing that at equilibrium c</w:t>
      </w:r>
      <w:r w:rsidRPr="00D35523">
        <w:rPr>
          <w:rFonts w:eastAsia="Times New Roman" w:cs="Times New Roman"/>
          <w:szCs w:val="20"/>
          <w:vertAlign w:val="subscript"/>
        </w:rPr>
        <w:t>1</w:t>
      </w:r>
      <w:r w:rsidRPr="00D35523">
        <w:rPr>
          <w:rFonts w:eastAsia="Times New Roman" w:cs="Times New Roman"/>
          <w:szCs w:val="20"/>
        </w:rPr>
        <w:t xml:space="preserve"> = c</w:t>
      </w:r>
      <w:r w:rsidRPr="00D35523">
        <w:rPr>
          <w:rFonts w:eastAsia="Times New Roman" w:cs="Times New Roman"/>
          <w:szCs w:val="20"/>
          <w:vertAlign w:val="subscript"/>
        </w:rPr>
        <w:t>2</w:t>
      </w:r>
      <w:r w:rsidRPr="00D35523">
        <w:rPr>
          <w:rFonts w:eastAsia="Times New Roman" w:cs="Times New Roman"/>
          <w:szCs w:val="20"/>
        </w:rPr>
        <w:t>, the total partitioning coefficient becomes:</w:t>
      </w:r>
    </w:p>
    <w:p w14:paraId="3B1D451B"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Cs w:val="20"/>
        </w:rPr>
        <w:object w:dxaOrig="2480" w:dyaOrig="760" w14:anchorId="1CA678F3">
          <v:shape id="_x0000_i1068" type="#_x0000_t75" style="width:123.75pt;height:38.25pt" o:ole="">
            <v:imagedata r:id="rId115" o:title=""/>
          </v:shape>
          <o:OLEObject Type="Embed" ProgID="Equation.3" ShapeID="_x0000_i1068" DrawAspect="Content" ObjectID="_1594703784" r:id="rId116"/>
        </w:object>
      </w:r>
      <w:r w:rsidRPr="00D35523">
        <w:rPr>
          <w:rFonts w:eastAsia="Times New Roman" w:cs="Times New Roman"/>
          <w:szCs w:val="20"/>
        </w:rPr>
        <w:tab/>
        <w:t>(40)</w:t>
      </w:r>
    </w:p>
    <w:p w14:paraId="6CF0F166"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7269D907"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61B7CEDD"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Substituting equations (36) to (40) into equation (35) yields the following:</w:t>
      </w:r>
    </w:p>
    <w:p w14:paraId="6387CEB9"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6C127243"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3540" w:dyaOrig="740" w14:anchorId="397AC20B">
          <v:shape id="_x0000_i1069" type="#_x0000_t75" style="width:177pt;height:36.75pt" o:ole="">
            <v:imagedata r:id="rId117" o:title=""/>
          </v:shape>
          <o:OLEObject Type="Embed" ProgID="Equation.3" ShapeID="_x0000_i1069" DrawAspect="Content" ObjectID="_1594703785" r:id="rId118"/>
        </w:object>
      </w:r>
      <w:r w:rsidRPr="00D35523">
        <w:rPr>
          <w:rFonts w:eastAsia="Times New Roman" w:cs="Times New Roman"/>
          <w:szCs w:val="20"/>
        </w:rPr>
        <w:tab/>
        <w:t>(41)</w:t>
      </w:r>
    </w:p>
    <w:p w14:paraId="1AB65320"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5F9FC3EC"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0F2C11A6"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Comparing equation (41) with equation (2), we can see that: </w:t>
      </w:r>
    </w:p>
    <w:p w14:paraId="28ADC9C6"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14:paraId="2E227ACF"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2439" w:dyaOrig="740" w14:anchorId="3572E994">
          <v:shape id="_x0000_i1070" type="#_x0000_t75" style="width:122.25pt;height:36.75pt" o:ole="">
            <v:imagedata r:id="rId119" o:title=""/>
          </v:shape>
          <o:OLEObject Type="Embed" ProgID="Equation.3" ShapeID="_x0000_i1070" DrawAspect="Content" ObjectID="_1594703786" r:id="rId120"/>
        </w:object>
      </w:r>
      <w:r w:rsidRPr="00D35523">
        <w:rPr>
          <w:rFonts w:eastAsia="Times New Roman" w:cs="Times New Roman"/>
          <w:szCs w:val="20"/>
        </w:rPr>
        <w:tab/>
        <w:t>(42)</w:t>
      </w:r>
    </w:p>
    <w:p w14:paraId="7BCE34C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tab/>
      </w:r>
    </w:p>
    <w:p w14:paraId="30CBD7D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and that </w:t>
      </w:r>
      <w:r w:rsidRPr="00D35523">
        <w:rPr>
          <w:rFonts w:eastAsia="Times New Roman" w:cs="Times New Roman"/>
          <w:szCs w:val="20"/>
        </w:rPr>
        <w:sym w:font="Symbol" w:char="F057"/>
      </w:r>
      <w:r w:rsidRPr="00D35523">
        <w:rPr>
          <w:rFonts w:eastAsia="Times New Roman" w:cs="Times New Roman"/>
          <w:szCs w:val="20"/>
        </w:rPr>
        <w:t xml:space="preserve"> is:</w:t>
      </w:r>
    </w:p>
    <w:p w14:paraId="17241E43"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1160" w:dyaOrig="680" w14:anchorId="1477947B">
          <v:shape id="_x0000_i1071" type="#_x0000_t75" style="width:57.75pt;height:33.75pt" o:ole="">
            <v:imagedata r:id="rId121" o:title=""/>
          </v:shape>
          <o:OLEObject Type="Embed" ProgID="Equation.3" ShapeID="_x0000_i1071" DrawAspect="Content" ObjectID="_1594703787" r:id="rId122"/>
        </w:object>
      </w:r>
      <w:r w:rsidRPr="00D35523">
        <w:rPr>
          <w:rFonts w:eastAsia="Times New Roman" w:cs="Times New Roman"/>
          <w:szCs w:val="20"/>
        </w:rPr>
        <w:tab/>
        <w:t>(43)</w:t>
      </w:r>
    </w:p>
    <w:p w14:paraId="5FA9AAE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B0F6E5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A07C49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D = overall water column -to-benthic dispersion coefficient (m</w:t>
      </w:r>
      <w:r w:rsidRPr="00D35523">
        <w:rPr>
          <w:rFonts w:eastAsia="Times New Roman" w:cs="Times New Roman"/>
          <w:szCs w:val="20"/>
          <w:vertAlign w:val="superscript"/>
        </w:rPr>
        <w:t>2</w:t>
      </w:r>
      <w:r w:rsidRPr="00D35523">
        <w:rPr>
          <w:rFonts w:eastAsia="Times New Roman" w:cs="Times New Roman"/>
          <w:szCs w:val="20"/>
        </w:rPr>
        <w:t>/s)</w:t>
      </w:r>
    </w:p>
    <w:p w14:paraId="470D79F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sym w:font="Symbol" w:char="F044"/>
      </w:r>
      <w:r w:rsidRPr="00D35523">
        <w:rPr>
          <w:rFonts w:eastAsia="Times New Roman" w:cs="Times New Roman"/>
          <w:szCs w:val="20"/>
        </w:rPr>
        <w:t>x = boundary layer thickness (m)</w:t>
      </w:r>
    </w:p>
    <w:p w14:paraId="6B0C0F6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 area of water body (m</w:t>
      </w:r>
      <w:r w:rsidRPr="00D35523">
        <w:rPr>
          <w:rFonts w:eastAsia="Times New Roman" w:cs="Times New Roman"/>
          <w:szCs w:val="20"/>
          <w:vertAlign w:val="superscript"/>
        </w:rPr>
        <w:t>2</w:t>
      </w:r>
      <w:r w:rsidRPr="00D35523">
        <w:rPr>
          <w:rFonts w:eastAsia="Times New Roman" w:cs="Times New Roman"/>
          <w:szCs w:val="20"/>
        </w:rPr>
        <w:t>)</w:t>
      </w:r>
    </w:p>
    <w:p w14:paraId="48B6ED9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CC62668"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lastRenderedPageBreak/>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D35523">
        <w:rPr>
          <w:rFonts w:eastAsia="Times New Roman" w:cs="Times New Roman"/>
          <w:szCs w:val="20"/>
        </w:rPr>
        <w:sym w:font="Symbol" w:char="F061"/>
      </w:r>
      <w:r w:rsidRPr="00D35523">
        <w:rPr>
          <w:rFonts w:eastAsia="Times New Roman" w:cs="Times New Roman"/>
          <w:szCs w:val="20"/>
        </w:rPr>
        <w:t xml:space="preserve">, it is  difficult  to adequately transform Fickian-type dispersion coefficients into first-order mass transfer coefficients for finite volume compartments, and it is equally difficult to define a boundary layer thickness, especially when there is sediment and aqueous mixing.  EXAMS suggests that the boundary layer thickness be equal to the distance between the center of the water column and the center of the benthic region, but the actual boundary layer thickness is difficult to estimate and likely is more related to benthic animal life than water column depth.   </w:t>
      </w:r>
    </w:p>
    <w:p w14:paraId="48BC281E"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Attempting to model the benthic mass transfer parameter as a function of water column depth would be speculative, so the VVWM currently maintains a constant thickness.</w:t>
      </w:r>
    </w:p>
    <w:p w14:paraId="755BD38C"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07" w:name="_Toc380493496"/>
      <w:r w:rsidRPr="00D35523">
        <w:rPr>
          <w:rFonts w:eastAsia="Times New Roman" w:cs="Times New Roman"/>
          <w:b/>
          <w:i/>
          <w:sz w:val="28"/>
          <w:szCs w:val="20"/>
        </w:rPr>
        <w:t>2.6</w:t>
      </w:r>
      <w:r w:rsidRPr="00D35523">
        <w:rPr>
          <w:rFonts w:eastAsia="Times New Roman" w:cs="Times New Roman"/>
          <w:b/>
          <w:i/>
          <w:sz w:val="28"/>
          <w:szCs w:val="20"/>
        </w:rPr>
        <w:tab/>
        <w:t>Daily Piecewise Calculations</w:t>
      </w:r>
      <w:bookmarkEnd w:id="207"/>
    </w:p>
    <w:p w14:paraId="5ECF9B1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5D7DBDA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BE1E359"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8" w:name="_Toc380493497"/>
      <w:r w:rsidRPr="00D35523">
        <w:rPr>
          <w:rFonts w:eastAsia="Times New Roman" w:cs="Times New Roman"/>
          <w:b/>
          <w:szCs w:val="20"/>
        </w:rPr>
        <w:t>2.6.1</w:t>
      </w:r>
      <w:r w:rsidRPr="00D35523">
        <w:rPr>
          <w:rFonts w:eastAsia="Times New Roman" w:cs="Times New Roman"/>
          <w:b/>
          <w:szCs w:val="20"/>
        </w:rPr>
        <w:tab/>
        <w:t>Volume Calculations</w:t>
      </w:r>
      <w:bookmarkEnd w:id="208"/>
    </w:p>
    <w:p w14:paraId="63DB96D6"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volume of the water column aqueous phase is calculated from daily runoff, precipitation, and evaporation for any day as follows:</w:t>
      </w:r>
    </w:p>
    <w:p w14:paraId="7A3670D9" w14:textId="77777777" w:rsidR="00D35523" w:rsidRPr="00D35523" w:rsidRDefault="00D35523" w:rsidP="00D35523">
      <w:pPr>
        <w:overflowPunct w:val="0"/>
        <w:autoSpaceDE w:val="0"/>
        <w:autoSpaceDN w:val="0"/>
        <w:adjustRightInd w:val="0"/>
        <w:spacing w:after="0" w:line="240" w:lineRule="auto"/>
        <w:ind w:firstLine="720"/>
        <w:jc w:val="right"/>
        <w:textAlignment w:val="baseline"/>
        <w:rPr>
          <w:rFonts w:eastAsia="Times New Roman" w:cs="Times New Roman"/>
          <w:szCs w:val="20"/>
        </w:rPr>
      </w:pPr>
      <w:r w:rsidRPr="00D35523">
        <w:rPr>
          <w:rFonts w:eastAsia="Times New Roman" w:cs="Times New Roman"/>
          <w:position w:val="-12"/>
          <w:szCs w:val="20"/>
        </w:rPr>
        <w:object w:dxaOrig="2120" w:dyaOrig="360" w14:anchorId="4A87F19F">
          <v:shape id="_x0000_i1072" type="#_x0000_t75" style="width:105.75pt;height:18pt" o:ole="">
            <v:imagedata r:id="rId123" o:title=""/>
          </v:shape>
          <o:OLEObject Type="Embed" ProgID="Equation.3" ShapeID="_x0000_i1072" DrawAspect="Content" ObjectID="_1594703788" r:id="rId124"/>
        </w:object>
      </w:r>
      <w:r w:rsidRPr="00D35523">
        <w:rPr>
          <w:rFonts w:eastAsia="Times New Roman" w:cs="Times New Roman"/>
          <w:szCs w:val="20"/>
        </w:rPr>
        <w:t xml:space="preserve"> </w:t>
      </w:r>
      <w:r w:rsidRPr="00D35523">
        <w:rPr>
          <w:rFonts w:eastAsia="Times New Roman" w:cs="Times New Roman"/>
          <w:szCs w:val="20"/>
        </w:rPr>
        <w:tab/>
      </w:r>
      <w:r w:rsidRPr="00D35523">
        <w:rPr>
          <w:rFonts w:eastAsia="Times New Roman" w:cs="Times New Roman"/>
          <w:szCs w:val="20"/>
        </w:rPr>
        <w:tab/>
        <w:t>for 0 &lt; v</w:t>
      </w:r>
      <w:r w:rsidRPr="00D35523">
        <w:rPr>
          <w:rFonts w:eastAsia="Times New Roman" w:cs="Times New Roman"/>
          <w:szCs w:val="20"/>
          <w:vertAlign w:val="subscript"/>
        </w:rPr>
        <w:t>1</w:t>
      </w:r>
      <w:r w:rsidRPr="00D35523">
        <w:rPr>
          <w:rFonts w:eastAsia="Times New Roman" w:cs="Times New Roman"/>
          <w:szCs w:val="20"/>
        </w:rPr>
        <w:t xml:space="preserve"> &lt; v</w:t>
      </w:r>
      <w:r w:rsidRPr="00D35523">
        <w:rPr>
          <w:rFonts w:eastAsia="Times New Roman" w:cs="Times New Roman"/>
          <w:szCs w:val="20"/>
          <w:vertAlign w:val="subscript"/>
        </w:rPr>
        <w:t xml:space="preserve">max </w:t>
      </w:r>
      <w:r w:rsidRPr="00D35523">
        <w:rPr>
          <w:rFonts w:eastAsia="Times New Roman" w:cs="Times New Roman"/>
          <w:szCs w:val="20"/>
          <w:vertAlign w:val="subscript"/>
        </w:rPr>
        <w:tab/>
      </w:r>
      <w:r w:rsidRPr="00D35523">
        <w:rPr>
          <w:rFonts w:eastAsia="Times New Roman" w:cs="Times New Roman"/>
          <w:szCs w:val="20"/>
        </w:rPr>
        <w:t>(44)</w:t>
      </w:r>
    </w:p>
    <w:p w14:paraId="15941E42"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6E59935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v</w:t>
      </w:r>
      <w:r w:rsidRPr="00D35523">
        <w:rPr>
          <w:rFonts w:eastAsia="Times New Roman" w:cs="Times New Roman"/>
          <w:szCs w:val="20"/>
          <w:vertAlign w:val="subscript"/>
        </w:rPr>
        <w:t>0</w:t>
      </w:r>
      <w:r w:rsidRPr="00D35523">
        <w:rPr>
          <w:rFonts w:eastAsia="Times New Roman" w:cs="Times New Roman"/>
          <w:szCs w:val="20"/>
        </w:rPr>
        <w:t xml:space="preserve"> = the aqueous volume of the previous day (m</w:t>
      </w:r>
      <w:r w:rsidRPr="00D35523">
        <w:rPr>
          <w:rFonts w:eastAsia="Times New Roman" w:cs="Times New Roman"/>
          <w:szCs w:val="20"/>
          <w:vertAlign w:val="superscript"/>
        </w:rPr>
        <w:t>3</w:t>
      </w:r>
      <w:r w:rsidRPr="00D35523">
        <w:rPr>
          <w:rFonts w:eastAsia="Times New Roman" w:cs="Times New Roman"/>
          <w:szCs w:val="20"/>
        </w:rPr>
        <w:t>)</w:t>
      </w:r>
    </w:p>
    <w:p w14:paraId="7D75F70C"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R = daily runoff into the water body (m</w:t>
      </w:r>
      <w:r w:rsidRPr="00D35523">
        <w:rPr>
          <w:rFonts w:eastAsia="Times New Roman" w:cs="Times New Roman"/>
          <w:szCs w:val="20"/>
          <w:vertAlign w:val="superscript"/>
        </w:rPr>
        <w:t>3</w:t>
      </w:r>
      <w:r w:rsidRPr="00D35523">
        <w:rPr>
          <w:rFonts w:eastAsia="Times New Roman" w:cs="Times New Roman"/>
          <w:szCs w:val="20"/>
        </w:rPr>
        <w:t>)</w:t>
      </w:r>
    </w:p>
    <w:p w14:paraId="3193792D"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P = daily direct precipitation on water body (m</w:t>
      </w:r>
      <w:r w:rsidRPr="00D35523">
        <w:rPr>
          <w:rFonts w:eastAsia="Times New Roman" w:cs="Times New Roman"/>
          <w:szCs w:val="20"/>
          <w:vertAlign w:val="superscript"/>
        </w:rPr>
        <w:t>3</w:t>
      </w:r>
      <w:r w:rsidRPr="00D35523">
        <w:rPr>
          <w:rFonts w:eastAsia="Times New Roman" w:cs="Times New Roman"/>
          <w:szCs w:val="20"/>
        </w:rPr>
        <w:t>)</w:t>
      </w:r>
    </w:p>
    <w:p w14:paraId="019C89E5"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E = daily evaporation of runoff (m</w:t>
      </w:r>
      <w:r w:rsidRPr="00D35523">
        <w:rPr>
          <w:rFonts w:eastAsia="Times New Roman" w:cs="Times New Roman"/>
          <w:szCs w:val="20"/>
          <w:vertAlign w:val="superscript"/>
        </w:rPr>
        <w:t>3</w:t>
      </w:r>
      <w:r w:rsidRPr="00D35523">
        <w:rPr>
          <w:rFonts w:eastAsia="Times New Roman" w:cs="Times New Roman"/>
          <w:szCs w:val="20"/>
        </w:rPr>
        <w:t>)</w:t>
      </w:r>
    </w:p>
    <w:p w14:paraId="6D62C1CC"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S = daily seepage = 0 (neglected) (m</w:t>
      </w:r>
      <w:r w:rsidRPr="00D35523">
        <w:rPr>
          <w:rFonts w:eastAsia="Times New Roman" w:cs="Times New Roman"/>
          <w:szCs w:val="20"/>
          <w:vertAlign w:val="superscript"/>
        </w:rPr>
        <w:t>3</w:t>
      </w:r>
      <w:r w:rsidRPr="00D35523">
        <w:rPr>
          <w:rFonts w:eastAsia="Times New Roman" w:cs="Times New Roman"/>
          <w:szCs w:val="20"/>
        </w:rPr>
        <w:t>)</w:t>
      </w:r>
    </w:p>
    <w:p w14:paraId="00B1A46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39FBC03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Daily runoff is taken from the PRZM model output. Daily precipitation and evaporation are taken from the meteorological file.  Seepage at this time is not considered, as in EXAMS.  If the newly calculated volume (v</w:t>
      </w:r>
      <w:r w:rsidRPr="00D35523">
        <w:rPr>
          <w:rFonts w:eastAsia="Times New Roman" w:cs="Times New Roman"/>
          <w:szCs w:val="20"/>
          <w:vertAlign w:val="subscript"/>
        </w:rPr>
        <w:t>1</w:t>
      </w:r>
      <w:r w:rsidRPr="00D35523">
        <w:rPr>
          <w:rFonts w:eastAsia="Times New Roman" w:cs="Times New Roman"/>
          <w:szCs w:val="20"/>
        </w:rPr>
        <w:t>) is greater than v</w:t>
      </w:r>
      <w:r w:rsidRPr="00D35523">
        <w:rPr>
          <w:rFonts w:eastAsia="Times New Roman" w:cs="Times New Roman"/>
          <w:szCs w:val="20"/>
          <w:vertAlign w:val="subscript"/>
        </w:rPr>
        <w:t>max</w:t>
      </w:r>
      <w:r w:rsidRPr="00D35523">
        <w:rPr>
          <w:rFonts w:eastAsia="Times New Roman" w:cs="Times New Roman"/>
          <w:szCs w:val="20"/>
        </w:rPr>
        <w:t>, then the volume for the day is set to v</w:t>
      </w:r>
      <w:r w:rsidRPr="00D35523">
        <w:rPr>
          <w:rFonts w:eastAsia="Times New Roman" w:cs="Times New Roman"/>
          <w:szCs w:val="20"/>
          <w:vertAlign w:val="subscript"/>
        </w:rPr>
        <w:t>max</w:t>
      </w:r>
      <w:r w:rsidRPr="00D35523">
        <w:rPr>
          <w:rFonts w:eastAsia="Times New Roman" w:cs="Times New Roman"/>
          <w:szCs w:val="20"/>
        </w:rPr>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0A0A6A9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CA89313"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09" w:name="_Toc380493498"/>
      <w:r w:rsidRPr="00D35523">
        <w:rPr>
          <w:rFonts w:eastAsia="Times New Roman" w:cs="Times New Roman"/>
          <w:b/>
          <w:szCs w:val="20"/>
        </w:rPr>
        <w:t>2.6.2</w:t>
      </w:r>
      <w:r w:rsidRPr="00D35523">
        <w:rPr>
          <w:rFonts w:eastAsia="Times New Roman" w:cs="Times New Roman"/>
          <w:b/>
          <w:szCs w:val="20"/>
        </w:rPr>
        <w:tab/>
        <w:t>Initial Conditions</w:t>
      </w:r>
      <w:bookmarkEnd w:id="209"/>
    </w:p>
    <w:p w14:paraId="7A1F26C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Initial concentrations are determined by the pesticide mass inputs from PRZM and spray drift.  PRZM gives daily outputs for pesticide mass associated with aqueous-phase runoff and erosion solids.  All of the pesticide in aqueous-phase runoff and half of the pesticide associated </w:t>
      </w:r>
      <w:r w:rsidRPr="00D35523">
        <w:rPr>
          <w:rFonts w:eastAsia="Times New Roman" w:cs="Times New Roman"/>
          <w:szCs w:val="20"/>
        </w:rPr>
        <w:lastRenderedPageBreak/>
        <w:t>with the erosion solids are delivered to the water column, and the remaining half of solids-associated pesticide is delivered to the benthic region.  Pesticide may also be delivered to water bodies by spray drift, which is delivered solely to the water column.  In addition, pesticides may also exist in the water bodies from previous inputs.  For the VVWM, there is an instantaneous volume change at the beginning of the day due to hydrologic conditions (</w:t>
      </w:r>
      <w:r w:rsidRPr="00D35523">
        <w:rPr>
          <w:rFonts w:eastAsia="Times New Roman" w:cs="Times New Roman"/>
          <w:i/>
          <w:szCs w:val="20"/>
        </w:rPr>
        <w:t>Section 2.6.1</w:t>
      </w:r>
      <w:r w:rsidRPr="00D35523">
        <w:rPr>
          <w:rFonts w:eastAsia="Times New Roman" w:cs="Times New Roman"/>
          <w:szCs w:val="20"/>
        </w:rPr>
        <w:t xml:space="preserve"> </w:t>
      </w:r>
      <w:r w:rsidRPr="00D35523">
        <w:rPr>
          <w:rFonts w:eastAsia="Times New Roman" w:cs="Times New Roman"/>
          <w:i/>
          <w:szCs w:val="20"/>
        </w:rPr>
        <w:t>Volume Calculations</w:t>
      </w:r>
      <w:r w:rsidRPr="00D35523">
        <w:rPr>
          <w:rFonts w:eastAsia="Times New Roman" w:cs="Times New Roman"/>
          <w:szCs w:val="20"/>
        </w:rPr>
        <w:t>);  thus the concentration in the water column is adjusted accordingly.  The initial concentrations, upon addition of new pesticide mass, are then expressed as follows:</w:t>
      </w:r>
    </w:p>
    <w:p w14:paraId="181F893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CDF0208"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4"/>
          <w:sz w:val="20"/>
          <w:szCs w:val="20"/>
        </w:rPr>
        <w:object w:dxaOrig="5960" w:dyaOrig="800" w14:anchorId="5C4D50C7">
          <v:shape id="_x0000_i1073" type="#_x0000_t75" style="width:297.75pt;height:39.75pt" o:ole="">
            <v:imagedata r:id="rId125" o:title=""/>
          </v:shape>
          <o:OLEObject Type="Embed" ProgID="Equation.3" ShapeID="_x0000_i1073" DrawAspect="Content" ObjectID="_1594703789" r:id="rId126"/>
        </w:object>
      </w:r>
      <w:r w:rsidRPr="00D35523">
        <w:rPr>
          <w:rFonts w:eastAsia="Times New Roman" w:cs="Times New Roman"/>
          <w:szCs w:val="20"/>
        </w:rPr>
        <w:t xml:space="preserve"> </w:t>
      </w:r>
      <w:r w:rsidRPr="00D35523">
        <w:rPr>
          <w:rFonts w:eastAsia="Times New Roman" w:cs="Times New Roman"/>
          <w:szCs w:val="20"/>
        </w:rPr>
        <w:tab/>
        <w:t>(45)</w:t>
      </w:r>
    </w:p>
    <w:p w14:paraId="625DAF9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F262705"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3019" w:dyaOrig="680" w14:anchorId="1D20D157">
          <v:shape id="_x0000_i1074" type="#_x0000_t75" style="width:150.75pt;height:33.75pt" o:ole="">
            <v:imagedata r:id="rId127" o:title=""/>
          </v:shape>
          <o:OLEObject Type="Embed" ProgID="Equation.3" ShapeID="_x0000_i1074" DrawAspect="Content" ObjectID="_1594703790" r:id="rId128"/>
        </w:object>
      </w:r>
      <w:r w:rsidRPr="00D35523">
        <w:rPr>
          <w:rFonts w:eastAsia="Times New Roman" w:cs="Times New Roman"/>
          <w:szCs w:val="20"/>
        </w:rPr>
        <w:tab/>
        <w:t>(46)</w:t>
      </w:r>
    </w:p>
    <w:p w14:paraId="35B3CBA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D9786A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M</w:t>
      </w:r>
      <w:r w:rsidRPr="00D35523">
        <w:rPr>
          <w:rFonts w:eastAsia="Times New Roman" w:cs="Times New Roman"/>
          <w:szCs w:val="20"/>
          <w:vertAlign w:val="subscript"/>
        </w:rPr>
        <w:t>runoff</w:t>
      </w:r>
      <w:r w:rsidRPr="00D35523">
        <w:rPr>
          <w:rFonts w:eastAsia="Times New Roman" w:cs="Times New Roman"/>
          <w:szCs w:val="20"/>
        </w:rPr>
        <w:t xml:space="preserve"> = mass of pesticide entering water body via runoff (kg)</w:t>
      </w:r>
    </w:p>
    <w:p w14:paraId="4916749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M</w:t>
      </w:r>
      <w:r w:rsidRPr="00D35523">
        <w:rPr>
          <w:rFonts w:eastAsia="Times New Roman" w:cs="Times New Roman"/>
          <w:szCs w:val="20"/>
          <w:vertAlign w:val="subscript"/>
        </w:rPr>
        <w:t>erosion</w:t>
      </w:r>
      <w:r w:rsidRPr="00D35523">
        <w:rPr>
          <w:rFonts w:eastAsia="Times New Roman" w:cs="Times New Roman"/>
          <w:szCs w:val="20"/>
        </w:rPr>
        <w:t xml:space="preserve"> = mass of pesticide entering water body via erosion (kg)</w:t>
      </w:r>
    </w:p>
    <w:p w14:paraId="7D8475B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M</w:t>
      </w:r>
      <w:r w:rsidRPr="00D35523">
        <w:rPr>
          <w:rFonts w:eastAsia="Times New Roman" w:cs="Times New Roman"/>
          <w:szCs w:val="20"/>
          <w:vertAlign w:val="subscript"/>
        </w:rPr>
        <w:t>drift</w:t>
      </w:r>
      <w:r w:rsidRPr="00D35523">
        <w:rPr>
          <w:rFonts w:eastAsia="Times New Roman" w:cs="Times New Roman"/>
          <w:szCs w:val="20"/>
        </w:rPr>
        <w:t xml:space="preserve"> = mass of pesticide entering water body via spray drift (kg)</w:t>
      </w:r>
    </w:p>
    <w:p w14:paraId="5DA5B12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C</w:t>
      </w:r>
      <w:r w:rsidRPr="00D35523">
        <w:rPr>
          <w:rFonts w:eastAsia="Times New Roman" w:cs="Times New Roman"/>
          <w:szCs w:val="20"/>
          <w:vertAlign w:val="subscript"/>
        </w:rPr>
        <w:t>10,prior</w:t>
      </w:r>
      <w:r w:rsidRPr="00D35523">
        <w:rPr>
          <w:rFonts w:eastAsia="Times New Roman" w:cs="Times New Roman"/>
          <w:szCs w:val="20"/>
        </w:rPr>
        <w:t xml:space="preserve"> = aqueous concentration in water column before new mass additions (kg/m</w:t>
      </w:r>
      <w:r w:rsidRPr="00D35523">
        <w:rPr>
          <w:rFonts w:eastAsia="Times New Roman" w:cs="Times New Roman"/>
          <w:szCs w:val="20"/>
          <w:vertAlign w:val="superscript"/>
        </w:rPr>
        <w:t>3</w:t>
      </w:r>
      <w:r w:rsidRPr="00D35523">
        <w:rPr>
          <w:rFonts w:eastAsia="Times New Roman" w:cs="Times New Roman"/>
          <w:szCs w:val="20"/>
        </w:rPr>
        <w:t>)</w:t>
      </w:r>
    </w:p>
    <w:p w14:paraId="388AB2D6"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20,prior</w:t>
      </w:r>
      <w:r w:rsidRPr="00D35523">
        <w:rPr>
          <w:rFonts w:eastAsia="Times New Roman" w:cs="Times New Roman"/>
          <w:szCs w:val="20"/>
        </w:rPr>
        <w:t xml:space="preserve"> = aqueous concentration in benthic region before new mass additions (kg/m</w:t>
      </w:r>
      <w:r w:rsidRPr="00D35523">
        <w:rPr>
          <w:rFonts w:eastAsia="Times New Roman" w:cs="Times New Roman"/>
          <w:szCs w:val="20"/>
          <w:vertAlign w:val="superscript"/>
        </w:rPr>
        <w:t>3</w:t>
      </w:r>
      <w:r w:rsidRPr="00D35523">
        <w:rPr>
          <w:rFonts w:eastAsia="Times New Roman" w:cs="Times New Roman"/>
          <w:szCs w:val="20"/>
        </w:rPr>
        <w:t>)</w:t>
      </w:r>
    </w:p>
    <w:p w14:paraId="3BFB8B0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 xml:space="preserve">1, prior </w:t>
      </w:r>
      <w:r w:rsidRPr="00D35523">
        <w:rPr>
          <w:rFonts w:eastAsia="Times New Roman" w:cs="Times New Roman"/>
          <w:szCs w:val="20"/>
        </w:rPr>
        <w:t>= the water column volume from the previous day (m</w:t>
      </w:r>
      <w:r w:rsidRPr="00D35523">
        <w:rPr>
          <w:rFonts w:eastAsia="Times New Roman" w:cs="Times New Roman"/>
          <w:szCs w:val="20"/>
          <w:vertAlign w:val="superscript"/>
        </w:rPr>
        <w:t>3</w:t>
      </w:r>
      <w:r w:rsidRPr="00D35523">
        <w:rPr>
          <w:rFonts w:eastAsia="Times New Roman" w:cs="Times New Roman"/>
          <w:szCs w:val="20"/>
        </w:rPr>
        <w:t>)</w:t>
      </w:r>
    </w:p>
    <w:p w14:paraId="3C10F90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w:t>
      </w:r>
      <w:r w:rsidRPr="00D35523">
        <w:rPr>
          <w:rFonts w:eastAsia="Times New Roman" w:cs="Times New Roman"/>
          <w:szCs w:val="20"/>
          <w:vertAlign w:val="subscript"/>
        </w:rPr>
        <w:t xml:space="preserve">w1,prior </w:t>
      </w:r>
      <w:r w:rsidRPr="00D35523">
        <w:rPr>
          <w:rFonts w:eastAsia="Times New Roman" w:cs="Times New Roman"/>
          <w:szCs w:val="20"/>
        </w:rPr>
        <w:t>= f</w:t>
      </w:r>
      <w:r w:rsidRPr="00D35523">
        <w:rPr>
          <w:rFonts w:eastAsia="Times New Roman" w:cs="Times New Roman"/>
          <w:szCs w:val="20"/>
          <w:vertAlign w:val="subscript"/>
        </w:rPr>
        <w:t>w1</w:t>
      </w:r>
      <w:r w:rsidRPr="00D35523">
        <w:rPr>
          <w:rFonts w:eastAsia="Times New Roman" w:cs="Times New Roman"/>
          <w:szCs w:val="20"/>
        </w:rPr>
        <w:t xml:space="preserve"> from the previous day</w:t>
      </w:r>
    </w:p>
    <w:p w14:paraId="722EAD47"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X</w:t>
      </w:r>
      <w:r w:rsidRPr="00D35523">
        <w:rPr>
          <w:rFonts w:eastAsia="Times New Roman" w:cs="Times New Roman"/>
          <w:szCs w:val="20"/>
          <w:vertAlign w:val="subscript"/>
        </w:rPr>
        <w:t>d</w:t>
      </w:r>
      <w:r w:rsidRPr="00D35523">
        <w:rPr>
          <w:rFonts w:eastAsia="Times New Roman" w:cs="Times New Roman"/>
          <w:szCs w:val="20"/>
        </w:rPr>
        <w:t xml:space="preserve"> = fractional initial distribution (between water column and benthic region) of the pesticide associated with eroded solids as it enters the water body</w:t>
      </w:r>
    </w:p>
    <w:p w14:paraId="03BA62E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071C164"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0" w:name="_Toc380493499"/>
      <w:r w:rsidRPr="00D35523">
        <w:rPr>
          <w:rFonts w:eastAsia="Times New Roman" w:cs="Times New Roman"/>
          <w:b/>
          <w:i/>
          <w:sz w:val="28"/>
          <w:szCs w:val="20"/>
        </w:rPr>
        <w:t>2.7</w:t>
      </w:r>
      <w:r w:rsidRPr="00D35523">
        <w:rPr>
          <w:rFonts w:eastAsia="Times New Roman" w:cs="Times New Roman"/>
          <w:b/>
          <w:i/>
          <w:sz w:val="28"/>
          <w:szCs w:val="20"/>
        </w:rPr>
        <w:tab/>
        <w:t>Analytical Solution</w:t>
      </w:r>
      <w:bookmarkEnd w:id="210"/>
    </w:p>
    <w:p w14:paraId="4714E20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Equations (3) and (4) along with the initial conditions represent the two equations describing the standard water bodies.  These equations are in the form of the following:</w:t>
      </w:r>
    </w:p>
    <w:p w14:paraId="072F47EA"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1579" w:dyaOrig="620" w14:anchorId="0F0BB16D">
          <v:shape id="_x0000_i1075" type="#_x0000_t75" style="width:75pt;height:30.75pt" o:ole="">
            <v:imagedata r:id="rId129" o:title=""/>
          </v:shape>
          <o:OLEObject Type="Embed" ProgID="Equation.3" ShapeID="_x0000_i1075" DrawAspect="Content" ObjectID="_1594703791" r:id="rId130"/>
        </w:object>
      </w:r>
      <w:r w:rsidRPr="00D35523">
        <w:rPr>
          <w:rFonts w:eastAsia="Times New Roman" w:cs="Times New Roman"/>
          <w:szCs w:val="20"/>
        </w:rPr>
        <w:tab/>
        <w:t>(47)</w:t>
      </w:r>
    </w:p>
    <w:p w14:paraId="3BE67FA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4BCD502"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1560" w:dyaOrig="620" w14:anchorId="4EA26CA0">
          <v:shape id="_x0000_i1076" type="#_x0000_t75" style="width:74.25pt;height:30.75pt" o:ole="">
            <v:imagedata r:id="rId131" o:title=""/>
          </v:shape>
          <o:OLEObject Type="Embed" ProgID="Equation.3" ShapeID="_x0000_i1076" DrawAspect="Content" ObjectID="_1594703792" r:id="rId132"/>
        </w:object>
      </w:r>
      <w:r w:rsidRPr="00D35523">
        <w:rPr>
          <w:rFonts w:eastAsia="Times New Roman" w:cs="Times New Roman"/>
          <w:szCs w:val="20"/>
        </w:rPr>
        <w:tab/>
        <w:t>(48)</w:t>
      </w:r>
    </w:p>
    <w:p w14:paraId="2B447A4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D14CE3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where</w:t>
      </w:r>
    </w:p>
    <w:p w14:paraId="2238D41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10"/>
          <w:sz w:val="20"/>
          <w:szCs w:val="20"/>
        </w:rPr>
        <w:object w:dxaOrig="1420" w:dyaOrig="340" w14:anchorId="482E21A6">
          <v:shape id="_x0000_i1077" type="#_x0000_t75" style="width:67.5pt;height:16.5pt" o:ole="">
            <v:imagedata r:id="rId133" o:title=""/>
          </v:shape>
          <o:OLEObject Type="Embed" ProgID="Equation.3" ShapeID="_x0000_i1077" DrawAspect="Content" ObjectID="_1594703793" r:id="rId134"/>
        </w:object>
      </w:r>
    </w:p>
    <w:p w14:paraId="792CB58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33D6AC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6"/>
          <w:sz w:val="20"/>
          <w:szCs w:val="20"/>
        </w:rPr>
        <w:object w:dxaOrig="840" w:dyaOrig="279" w14:anchorId="2CCDA9E2">
          <v:shape id="_x0000_i1078" type="#_x0000_t75" style="width:42pt;height:14.25pt" o:ole="">
            <v:imagedata r:id="rId135" o:title=""/>
          </v:shape>
          <o:OLEObject Type="Embed" ProgID="Equation.3" ShapeID="_x0000_i1078" DrawAspect="Content" ObjectID="_1594703794" r:id="rId136"/>
        </w:object>
      </w:r>
    </w:p>
    <w:p w14:paraId="2635AFF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4ABF9CE"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4"/>
          <w:szCs w:val="20"/>
        </w:rPr>
        <w:object w:dxaOrig="660" w:dyaOrig="260" w14:anchorId="68FB0F00">
          <v:shape id="_x0000_i1079" type="#_x0000_t75" style="width:33pt;height:12.75pt" o:ole="">
            <v:imagedata r:id="rId137" o:title=""/>
          </v:shape>
          <o:OLEObject Type="Embed" ProgID="Equation.3" ShapeID="_x0000_i1079" DrawAspect="Content" ObjectID="_1594703795" r:id="rId138"/>
        </w:object>
      </w:r>
      <w:r w:rsidRPr="00D35523">
        <w:rPr>
          <w:rFonts w:eastAsia="Times New Roman" w:cs="Times New Roman"/>
          <w:szCs w:val="20"/>
        </w:rPr>
        <w:tab/>
      </w:r>
    </w:p>
    <w:p w14:paraId="049B4FB2" w14:textId="77777777" w:rsidR="00D35523" w:rsidRPr="00D35523" w:rsidRDefault="00D35523" w:rsidP="00D35523">
      <w:pPr>
        <w:tabs>
          <w:tab w:val="num" w:pos="72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p>
    <w:p w14:paraId="554D1CE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10"/>
          <w:sz w:val="20"/>
          <w:szCs w:val="20"/>
        </w:rPr>
        <w:object w:dxaOrig="1200" w:dyaOrig="340" w14:anchorId="027B7348">
          <v:shape id="_x0000_i1080" type="#_x0000_t75" style="width:60pt;height:17.25pt" o:ole="">
            <v:imagedata r:id="rId139" o:title=""/>
          </v:shape>
          <o:OLEObject Type="Embed" ProgID="Equation.3" ShapeID="_x0000_i1080" DrawAspect="Content" ObjectID="_1594703796" r:id="rId140"/>
        </w:object>
      </w:r>
    </w:p>
    <w:p w14:paraId="0A59CCF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217EDE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Equations (47) and (48) have the solution:</w:t>
      </w:r>
    </w:p>
    <w:p w14:paraId="5B0F75A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B21C90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A2B172B"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0"/>
          <w:sz w:val="20"/>
          <w:szCs w:val="20"/>
        </w:rPr>
        <w:object w:dxaOrig="1800" w:dyaOrig="360" w14:anchorId="5502436F">
          <v:shape id="_x0000_i1081" type="#_x0000_t75" style="width:90pt;height:18pt" o:ole="">
            <v:imagedata r:id="rId141" o:title=""/>
          </v:shape>
          <o:OLEObject Type="Embed" ProgID="Equation.3" ShapeID="_x0000_i1081" DrawAspect="Content" ObjectID="_1594703797" r:id="rId142"/>
        </w:object>
      </w:r>
      <w:r w:rsidRPr="00D35523">
        <w:rPr>
          <w:rFonts w:eastAsia="Times New Roman" w:cs="Times New Roman"/>
          <w:szCs w:val="20"/>
        </w:rPr>
        <w:tab/>
        <w:t>(49)</w:t>
      </w:r>
    </w:p>
    <w:p w14:paraId="4224BAD7" w14:textId="77777777" w:rsidR="00D35523" w:rsidRPr="00D35523" w:rsidRDefault="00D35523" w:rsidP="00D35523">
      <w:pPr>
        <w:overflowPunct w:val="0"/>
        <w:autoSpaceDE w:val="0"/>
        <w:autoSpaceDN w:val="0"/>
        <w:adjustRightInd w:val="0"/>
        <w:spacing w:after="0" w:line="240" w:lineRule="auto"/>
        <w:ind w:left="2880" w:firstLine="720"/>
        <w:textAlignment w:val="baseline"/>
        <w:rPr>
          <w:rFonts w:eastAsia="Times New Roman" w:cs="Times New Roman"/>
          <w:szCs w:val="20"/>
        </w:rPr>
      </w:pPr>
    </w:p>
    <w:p w14:paraId="1620AB5E" w14:textId="77777777"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3580" w:dyaOrig="620" w14:anchorId="52E1CE98">
          <v:shape id="_x0000_i1082" type="#_x0000_t75" style="width:179.25pt;height:30.75pt" o:ole="">
            <v:imagedata r:id="rId143" o:title=""/>
          </v:shape>
          <o:OLEObject Type="Embed" ProgID="Equation.3" ShapeID="_x0000_i1082" DrawAspect="Content" ObjectID="_1594703798" r:id="rId144"/>
        </w:object>
      </w:r>
      <w:r w:rsidRPr="00D35523">
        <w:rPr>
          <w:rFonts w:eastAsia="Times New Roman" w:cs="Times New Roman"/>
          <w:szCs w:val="20"/>
        </w:rPr>
        <w:tab/>
        <w:t>(50)</w:t>
      </w:r>
    </w:p>
    <w:p w14:paraId="7E5ADFC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w:t>
      </w:r>
    </w:p>
    <w:p w14:paraId="7F47E30E"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24"/>
          <w:sz w:val="20"/>
          <w:szCs w:val="20"/>
        </w:rPr>
        <w:object w:dxaOrig="3600" w:dyaOrig="720" w14:anchorId="3BBF82D2">
          <v:shape id="_x0000_i1083" type="#_x0000_t75" style="width:180.75pt;height:36.75pt" o:ole="">
            <v:imagedata r:id="rId145" o:title=""/>
          </v:shape>
          <o:OLEObject Type="Embed" ProgID="Equation.3" ShapeID="_x0000_i1083" DrawAspect="Content" ObjectID="_1594703799" r:id="rId146"/>
        </w:object>
      </w:r>
    </w:p>
    <w:p w14:paraId="03DE8368"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24"/>
          <w:sz w:val="20"/>
          <w:szCs w:val="20"/>
        </w:rPr>
        <w:object w:dxaOrig="3620" w:dyaOrig="720" w14:anchorId="3D0A97D1">
          <v:shape id="_x0000_i1084" type="#_x0000_t75" style="width:180.75pt;height:36.75pt" o:ole="">
            <v:imagedata r:id="rId147" o:title=""/>
          </v:shape>
          <o:OLEObject Type="Embed" ProgID="Equation.3" ShapeID="_x0000_i1084" DrawAspect="Content" ObjectID="_1594703800" r:id="rId148"/>
        </w:object>
      </w:r>
    </w:p>
    <w:p w14:paraId="0A63CEE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20433A7"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32"/>
          <w:sz w:val="20"/>
          <w:szCs w:val="20"/>
        </w:rPr>
        <w:object w:dxaOrig="3360" w:dyaOrig="760" w14:anchorId="5A6F0B7C">
          <v:shape id="_x0000_i1085" type="#_x0000_t75" style="width:168pt;height:38.25pt" o:ole="">
            <v:imagedata r:id="rId149" o:title=""/>
          </v:shape>
          <o:OLEObject Type="Embed" ProgID="Equation.3" ShapeID="_x0000_i1085" DrawAspect="Content" ObjectID="_1594703801" r:id="rId150"/>
        </w:object>
      </w:r>
    </w:p>
    <w:p w14:paraId="663E640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2917DDA"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32"/>
          <w:sz w:val="20"/>
          <w:szCs w:val="20"/>
        </w:rPr>
        <w:object w:dxaOrig="3240" w:dyaOrig="760" w14:anchorId="711876BA">
          <v:shape id="_x0000_i1086" type="#_x0000_t75" style="width:162pt;height:38.25pt" o:ole="">
            <v:imagedata r:id="rId151" o:title=""/>
          </v:shape>
          <o:OLEObject Type="Embed" ProgID="Equation.3" ShapeID="_x0000_i1086" DrawAspect="Content" ObjectID="_1594703802" r:id="rId152"/>
        </w:object>
      </w:r>
    </w:p>
    <w:p w14:paraId="2295C4F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6B267D0"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Average concentrations can be determined over any interval in which all parameters remain constant.   In the VVWM, parameters change on a daily basis, so the average water column concentration is expressed as follows:</w:t>
      </w:r>
    </w:p>
    <w:p w14:paraId="654581D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693B2F5" w14:textId="77777777" w:rsidR="00D35523" w:rsidRPr="00D35523" w:rsidRDefault="00D35523" w:rsidP="00D35523">
      <w:pPr>
        <w:overflowPunct w:val="0"/>
        <w:autoSpaceDE w:val="0"/>
        <w:autoSpaceDN w:val="0"/>
        <w:adjustRightInd w:val="0"/>
        <w:spacing w:after="0" w:line="240" w:lineRule="auto"/>
        <w:ind w:firstLine="720"/>
        <w:jc w:val="right"/>
        <w:textAlignment w:val="baseline"/>
        <w:rPr>
          <w:rFonts w:eastAsia="Times New Roman" w:cs="Times New Roman"/>
          <w:szCs w:val="20"/>
        </w:rPr>
      </w:pPr>
      <w:r w:rsidRPr="00D35523">
        <w:rPr>
          <w:rFonts w:eastAsia="Times New Roman" w:cs="Times New Roman"/>
          <w:position w:val="-30"/>
          <w:sz w:val="20"/>
          <w:szCs w:val="20"/>
        </w:rPr>
        <w:object w:dxaOrig="6700" w:dyaOrig="680" w14:anchorId="528F9FE0">
          <v:shape id="_x0000_i1087" type="#_x0000_t75" style="width:336pt;height:33.75pt" o:ole="">
            <v:imagedata r:id="rId153" o:title=""/>
          </v:shape>
          <o:OLEObject Type="Embed" ProgID="Equation.3" ShapeID="_x0000_i1087" DrawAspect="Content" ObjectID="_1594703803" r:id="rId154"/>
        </w:object>
      </w:r>
      <w:r w:rsidRPr="00D35523">
        <w:rPr>
          <w:rFonts w:eastAsia="Times New Roman" w:cs="Times New Roman"/>
          <w:sz w:val="20"/>
          <w:szCs w:val="20"/>
        </w:rPr>
        <w:tab/>
      </w:r>
      <w:r w:rsidRPr="00D35523">
        <w:rPr>
          <w:rFonts w:eastAsia="Times New Roman" w:cs="Times New Roman"/>
          <w:szCs w:val="24"/>
        </w:rPr>
        <w:t>(51)</w:t>
      </w:r>
    </w:p>
    <w:p w14:paraId="5B45394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9B2E4D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szCs w:val="20"/>
        </w:rPr>
        <w:tab/>
        <w:t>C</w:t>
      </w:r>
      <w:r w:rsidRPr="00D35523">
        <w:rPr>
          <w:rFonts w:eastAsia="Times New Roman" w:cs="Times New Roman"/>
          <w:szCs w:val="20"/>
          <w:vertAlign w:val="subscript"/>
        </w:rPr>
        <w:t>1,avg</w:t>
      </w:r>
      <w:r w:rsidRPr="00D35523">
        <w:rPr>
          <w:rFonts w:eastAsia="Times New Roman" w:cs="Times New Roman"/>
          <w:szCs w:val="20"/>
        </w:rPr>
        <w:t xml:space="preserve"> = average water column concentration of time from t</w:t>
      </w:r>
      <w:r w:rsidRPr="00D35523">
        <w:rPr>
          <w:rFonts w:eastAsia="Times New Roman" w:cs="Times New Roman"/>
          <w:szCs w:val="20"/>
          <w:vertAlign w:val="subscript"/>
        </w:rPr>
        <w:t>1</w:t>
      </w:r>
      <w:r w:rsidRPr="00D35523">
        <w:rPr>
          <w:rFonts w:eastAsia="Times New Roman" w:cs="Times New Roman"/>
          <w:szCs w:val="20"/>
        </w:rPr>
        <w:t xml:space="preserve"> to t</w:t>
      </w:r>
      <w:r w:rsidRPr="00D35523">
        <w:rPr>
          <w:rFonts w:eastAsia="Times New Roman" w:cs="Times New Roman"/>
          <w:szCs w:val="20"/>
          <w:vertAlign w:val="subscript"/>
        </w:rPr>
        <w:t>2</w:t>
      </w:r>
      <w:r w:rsidRPr="00D35523">
        <w:rPr>
          <w:rFonts w:eastAsia="Times New Roman" w:cs="Times New Roman"/>
          <w:szCs w:val="20"/>
        </w:rPr>
        <w:t xml:space="preserve"> [kg/m</w:t>
      </w:r>
      <w:r w:rsidRPr="00D35523">
        <w:rPr>
          <w:rFonts w:eastAsia="Times New Roman" w:cs="Times New Roman"/>
          <w:szCs w:val="20"/>
          <w:vertAlign w:val="superscript"/>
        </w:rPr>
        <w:t>3</w:t>
      </w:r>
      <w:r w:rsidRPr="00D35523">
        <w:rPr>
          <w:rFonts w:eastAsia="Times New Roman" w:cs="Times New Roman"/>
          <w:szCs w:val="20"/>
        </w:rPr>
        <w:t>]</w:t>
      </w:r>
    </w:p>
    <w:p w14:paraId="2F0288C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w:t>
      </w:r>
      <w:r w:rsidRPr="00D35523">
        <w:rPr>
          <w:rFonts w:eastAsia="Times New Roman" w:cs="Times New Roman"/>
          <w:szCs w:val="20"/>
          <w:vertAlign w:val="subscript"/>
        </w:rPr>
        <w:t>1</w:t>
      </w:r>
      <w:r w:rsidRPr="00D35523">
        <w:rPr>
          <w:rFonts w:eastAsia="Times New Roman" w:cs="Times New Roman"/>
          <w:szCs w:val="20"/>
        </w:rPr>
        <w:t xml:space="preserve"> = beginning of the time interval considered [s</w:t>
      </w:r>
      <w:r w:rsidRPr="00D35523">
        <w:rPr>
          <w:rFonts w:eastAsia="Times New Roman" w:cs="Times New Roman"/>
          <w:szCs w:val="20"/>
          <w:vertAlign w:val="superscript"/>
        </w:rPr>
        <w:t>-1</w:t>
      </w:r>
      <w:r w:rsidRPr="00D35523">
        <w:rPr>
          <w:rFonts w:eastAsia="Times New Roman" w:cs="Times New Roman"/>
          <w:szCs w:val="20"/>
        </w:rPr>
        <w:t>], (zero for our case of daily estimates)</w:t>
      </w:r>
    </w:p>
    <w:p w14:paraId="0F458D9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w:t>
      </w:r>
      <w:r w:rsidRPr="00D35523">
        <w:rPr>
          <w:rFonts w:eastAsia="Times New Roman" w:cs="Times New Roman"/>
          <w:szCs w:val="20"/>
          <w:vertAlign w:val="subscript"/>
        </w:rPr>
        <w:t xml:space="preserve">2 </w:t>
      </w:r>
      <w:r w:rsidRPr="00D35523">
        <w:rPr>
          <w:rFonts w:eastAsia="Times New Roman" w:cs="Times New Roman"/>
          <w:szCs w:val="20"/>
        </w:rPr>
        <w:t>= end of the time interval considered [s</w:t>
      </w:r>
      <w:r w:rsidRPr="00D35523">
        <w:rPr>
          <w:rFonts w:eastAsia="Times New Roman" w:cs="Times New Roman"/>
          <w:szCs w:val="20"/>
          <w:vertAlign w:val="superscript"/>
        </w:rPr>
        <w:t>-1</w:t>
      </w:r>
      <w:r w:rsidRPr="00D35523">
        <w:rPr>
          <w:rFonts w:eastAsia="Times New Roman" w:cs="Times New Roman"/>
          <w:szCs w:val="20"/>
        </w:rPr>
        <w:t>], (86,400 seconds for our case of daily estimates)</w:t>
      </w:r>
    </w:p>
    <w:p w14:paraId="7A54964A"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11" w:name="_Toc380493500"/>
      <w:r w:rsidRPr="00D35523">
        <w:rPr>
          <w:rFonts w:eastAsia="Times New Roman" w:cs="Times New Roman"/>
          <w:b/>
          <w:kern w:val="32"/>
          <w:sz w:val="32"/>
          <w:szCs w:val="32"/>
        </w:rPr>
        <w:t>3</w:t>
      </w:r>
      <w:r w:rsidRPr="00D35523">
        <w:rPr>
          <w:rFonts w:eastAsia="Times New Roman" w:cs="Times New Roman"/>
          <w:b/>
          <w:kern w:val="32"/>
          <w:sz w:val="32"/>
          <w:szCs w:val="32"/>
        </w:rPr>
        <w:tab/>
        <w:t>The USEPA Standard Water Bodies</w:t>
      </w:r>
      <w:bookmarkEnd w:id="211"/>
    </w:p>
    <w:p w14:paraId="1A1691F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6EE9842B"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0F80599D"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14:paraId="49FA966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lastRenderedPageBreak/>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5"/>
        <w:gridCol w:w="980"/>
        <w:gridCol w:w="1370"/>
        <w:gridCol w:w="1427"/>
        <w:gridCol w:w="4088"/>
      </w:tblGrid>
      <w:tr w:rsidR="00D35523" w:rsidRPr="00D35523" w14:paraId="28698A40" w14:textId="77777777" w:rsidTr="00D45A0E">
        <w:tc>
          <w:tcPr>
            <w:tcW w:w="1495" w:type="dxa"/>
          </w:tcPr>
          <w:p w14:paraId="2D68DA5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Parameter</w:t>
            </w:r>
          </w:p>
        </w:tc>
        <w:tc>
          <w:tcPr>
            <w:tcW w:w="994" w:type="dxa"/>
          </w:tcPr>
          <w:p w14:paraId="2A8DFFA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Units</w:t>
            </w:r>
          </w:p>
        </w:tc>
        <w:tc>
          <w:tcPr>
            <w:tcW w:w="1399" w:type="dxa"/>
          </w:tcPr>
          <w:p w14:paraId="249633D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Farm Pond Values</w:t>
            </w:r>
          </w:p>
        </w:tc>
        <w:tc>
          <w:tcPr>
            <w:tcW w:w="1440" w:type="dxa"/>
          </w:tcPr>
          <w:p w14:paraId="314E939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Index Reservoir Values</w:t>
            </w:r>
          </w:p>
        </w:tc>
        <w:tc>
          <w:tcPr>
            <w:tcW w:w="4248" w:type="dxa"/>
          </w:tcPr>
          <w:p w14:paraId="2E8110A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Notes</w:t>
            </w:r>
          </w:p>
        </w:tc>
      </w:tr>
      <w:tr w:rsidR="00D35523" w:rsidRPr="00D35523" w14:paraId="25DF35D0" w14:textId="77777777" w:rsidTr="00D45A0E">
        <w:tc>
          <w:tcPr>
            <w:tcW w:w="1495" w:type="dxa"/>
          </w:tcPr>
          <w:p w14:paraId="73E9851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w:t>
            </w:r>
          </w:p>
        </w:tc>
        <w:tc>
          <w:tcPr>
            <w:tcW w:w="994" w:type="dxa"/>
          </w:tcPr>
          <w:p w14:paraId="60A3233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399" w:type="dxa"/>
          </w:tcPr>
          <w:p w14:paraId="6D8AAB7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20,000</w:t>
            </w:r>
          </w:p>
        </w:tc>
        <w:tc>
          <w:tcPr>
            <w:tcW w:w="1440" w:type="dxa"/>
          </w:tcPr>
          <w:p w14:paraId="7BE05D0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144,000</w:t>
            </w:r>
          </w:p>
        </w:tc>
        <w:tc>
          <w:tcPr>
            <w:tcW w:w="4248" w:type="dxa"/>
          </w:tcPr>
          <w:p w14:paraId="695CBD8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water column volume</w:t>
            </w:r>
          </w:p>
        </w:tc>
      </w:tr>
      <w:tr w:rsidR="00D35523" w:rsidRPr="00D35523" w14:paraId="4F776B06" w14:textId="77777777" w:rsidTr="00D45A0E">
        <w:tc>
          <w:tcPr>
            <w:tcW w:w="1495" w:type="dxa"/>
          </w:tcPr>
          <w:p w14:paraId="7F2043A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2</w:t>
            </w:r>
          </w:p>
        </w:tc>
        <w:tc>
          <w:tcPr>
            <w:tcW w:w="994" w:type="dxa"/>
          </w:tcPr>
          <w:p w14:paraId="13CF53E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399" w:type="dxa"/>
          </w:tcPr>
          <w:p w14:paraId="13D190D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249.8</w:t>
            </w:r>
          </w:p>
        </w:tc>
        <w:tc>
          <w:tcPr>
            <w:tcW w:w="1440" w:type="dxa"/>
          </w:tcPr>
          <w:p w14:paraId="69AF5BF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1,314</w:t>
            </w:r>
          </w:p>
        </w:tc>
        <w:tc>
          <w:tcPr>
            <w:tcW w:w="4248" w:type="dxa"/>
          </w:tcPr>
          <w:p w14:paraId="0768830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aqueous benthic volume</w:t>
            </w:r>
            <w:r w:rsidRPr="00D35523">
              <w:rPr>
                <w:rFonts w:eastAsia="Times New Roman" w:cs="Times New Roman"/>
                <w:szCs w:val="20"/>
                <w:vertAlign w:val="superscript"/>
              </w:rPr>
              <w:t>(a)</w:t>
            </w:r>
          </w:p>
        </w:tc>
      </w:tr>
      <w:tr w:rsidR="00D35523" w:rsidRPr="00D35523" w14:paraId="756C00F9" w14:textId="77777777" w:rsidTr="00D45A0E">
        <w:tc>
          <w:tcPr>
            <w:tcW w:w="1495" w:type="dxa"/>
          </w:tcPr>
          <w:p w14:paraId="3351A9F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w:t>
            </w:r>
          </w:p>
        </w:tc>
        <w:tc>
          <w:tcPr>
            <w:tcW w:w="994" w:type="dxa"/>
          </w:tcPr>
          <w:p w14:paraId="5EF2019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p>
        </w:tc>
        <w:tc>
          <w:tcPr>
            <w:tcW w:w="1399" w:type="dxa"/>
          </w:tcPr>
          <w:p w14:paraId="05347CD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10,000</w:t>
            </w:r>
          </w:p>
        </w:tc>
        <w:tc>
          <w:tcPr>
            <w:tcW w:w="1440" w:type="dxa"/>
          </w:tcPr>
          <w:p w14:paraId="49A5FC4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52,555</w:t>
            </w:r>
          </w:p>
        </w:tc>
        <w:tc>
          <w:tcPr>
            <w:tcW w:w="4248" w:type="dxa"/>
          </w:tcPr>
          <w:p w14:paraId="7FCCF8A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surface area, calculated (v</w:t>
            </w:r>
            <w:r w:rsidRPr="00D35523">
              <w:rPr>
                <w:rFonts w:eastAsia="Times New Roman" w:cs="Times New Roman"/>
                <w:szCs w:val="20"/>
                <w:vertAlign w:val="subscript"/>
              </w:rPr>
              <w:t>1</w:t>
            </w:r>
            <w:r w:rsidRPr="00D35523">
              <w:rPr>
                <w:rFonts w:eastAsia="Times New Roman" w:cs="Times New Roman"/>
                <w:szCs w:val="20"/>
              </w:rPr>
              <w:t>/d</w:t>
            </w:r>
            <w:r w:rsidRPr="00D35523">
              <w:rPr>
                <w:rFonts w:eastAsia="Times New Roman" w:cs="Times New Roman"/>
                <w:szCs w:val="20"/>
                <w:vertAlign w:val="subscript"/>
              </w:rPr>
              <w:t>1</w:t>
            </w:r>
            <w:r w:rsidRPr="00D35523">
              <w:rPr>
                <w:rFonts w:eastAsia="Times New Roman" w:cs="Times New Roman"/>
                <w:szCs w:val="20"/>
              </w:rPr>
              <w:t>)</w:t>
            </w:r>
          </w:p>
        </w:tc>
      </w:tr>
      <w:tr w:rsidR="00D35523" w:rsidRPr="00D35523" w14:paraId="6B9B95C3" w14:textId="77777777" w:rsidTr="00D45A0E">
        <w:tc>
          <w:tcPr>
            <w:tcW w:w="1495" w:type="dxa"/>
          </w:tcPr>
          <w:p w14:paraId="4B6E364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w:t>
            </w:r>
            <w:r w:rsidRPr="00D35523">
              <w:rPr>
                <w:rFonts w:eastAsia="Times New Roman" w:cs="Times New Roman"/>
                <w:szCs w:val="20"/>
                <w:vertAlign w:val="subscript"/>
              </w:rPr>
              <w:t>1</w:t>
            </w:r>
          </w:p>
        </w:tc>
        <w:tc>
          <w:tcPr>
            <w:tcW w:w="994" w:type="dxa"/>
          </w:tcPr>
          <w:p w14:paraId="5E2562A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399" w:type="dxa"/>
          </w:tcPr>
          <w:p w14:paraId="5B46ECE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2.0</w:t>
            </w:r>
          </w:p>
        </w:tc>
        <w:tc>
          <w:tcPr>
            <w:tcW w:w="1440" w:type="dxa"/>
          </w:tcPr>
          <w:p w14:paraId="4AFBF96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2.74</w:t>
            </w:r>
          </w:p>
        </w:tc>
        <w:tc>
          <w:tcPr>
            <w:tcW w:w="4248" w:type="dxa"/>
          </w:tcPr>
          <w:p w14:paraId="3F9C55F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water column depth</w:t>
            </w:r>
          </w:p>
        </w:tc>
      </w:tr>
      <w:tr w:rsidR="00D35523" w:rsidRPr="00D35523" w14:paraId="20ADAED8" w14:textId="77777777" w:rsidTr="00D45A0E">
        <w:tc>
          <w:tcPr>
            <w:tcW w:w="1495" w:type="dxa"/>
          </w:tcPr>
          <w:p w14:paraId="4ACD454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w:t>
            </w:r>
            <w:r w:rsidRPr="00D35523">
              <w:rPr>
                <w:rFonts w:eastAsia="Times New Roman" w:cs="Times New Roman"/>
                <w:szCs w:val="20"/>
                <w:vertAlign w:val="subscript"/>
              </w:rPr>
              <w:t>2</w:t>
            </w:r>
          </w:p>
        </w:tc>
        <w:tc>
          <w:tcPr>
            <w:tcW w:w="994" w:type="dxa"/>
          </w:tcPr>
          <w:p w14:paraId="3FE7EDA4"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399" w:type="dxa"/>
          </w:tcPr>
          <w:p w14:paraId="3F948A8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0.05</w:t>
            </w:r>
          </w:p>
        </w:tc>
        <w:tc>
          <w:tcPr>
            <w:tcW w:w="1440" w:type="dxa"/>
          </w:tcPr>
          <w:p w14:paraId="4093A16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0.05</w:t>
            </w:r>
          </w:p>
        </w:tc>
        <w:tc>
          <w:tcPr>
            <w:tcW w:w="4248" w:type="dxa"/>
          </w:tcPr>
          <w:p w14:paraId="7AA4D5D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benthic depth</w:t>
            </w:r>
          </w:p>
        </w:tc>
      </w:tr>
      <w:tr w:rsidR="00D35523" w:rsidRPr="00D35523" w14:paraId="4FEBAFFA" w14:textId="77777777" w:rsidTr="00D45A0E">
        <w:tc>
          <w:tcPr>
            <w:tcW w:w="1495" w:type="dxa"/>
          </w:tcPr>
          <w:p w14:paraId="42195E6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sed_1</w:t>
            </w:r>
          </w:p>
        </w:tc>
        <w:tc>
          <w:tcPr>
            <w:tcW w:w="994" w:type="dxa"/>
          </w:tcPr>
          <w:p w14:paraId="624839C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07DDCB1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600</w:t>
            </w:r>
          </w:p>
        </w:tc>
        <w:tc>
          <w:tcPr>
            <w:tcW w:w="1440" w:type="dxa"/>
          </w:tcPr>
          <w:p w14:paraId="62C4B02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4,320</w:t>
            </w:r>
          </w:p>
        </w:tc>
        <w:tc>
          <w:tcPr>
            <w:tcW w:w="4248" w:type="dxa"/>
          </w:tcPr>
          <w:p w14:paraId="2EA6CBF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based on suspended solids concentration of 30 mg/L (see C</w:t>
            </w:r>
            <w:r w:rsidRPr="00D35523">
              <w:rPr>
                <w:rFonts w:eastAsia="Times New Roman" w:cs="Times New Roman"/>
                <w:szCs w:val="20"/>
                <w:vertAlign w:val="subscript"/>
              </w:rPr>
              <w:t>sed_1</w:t>
            </w:r>
            <w:r w:rsidRPr="00D35523">
              <w:rPr>
                <w:rFonts w:eastAsia="Times New Roman" w:cs="Times New Roman"/>
                <w:szCs w:val="20"/>
              </w:rPr>
              <w:t>)</w:t>
            </w:r>
          </w:p>
        </w:tc>
      </w:tr>
      <w:tr w:rsidR="00D35523" w:rsidRPr="00D35523" w14:paraId="1EE45A96" w14:textId="77777777" w:rsidTr="00D45A0E">
        <w:tc>
          <w:tcPr>
            <w:tcW w:w="1495" w:type="dxa"/>
          </w:tcPr>
          <w:p w14:paraId="1FCADD3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bio_1</w:t>
            </w:r>
          </w:p>
        </w:tc>
        <w:tc>
          <w:tcPr>
            <w:tcW w:w="994" w:type="dxa"/>
          </w:tcPr>
          <w:p w14:paraId="4495673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32A47EF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8.0</w:t>
            </w:r>
          </w:p>
        </w:tc>
        <w:tc>
          <w:tcPr>
            <w:tcW w:w="1440" w:type="dxa"/>
          </w:tcPr>
          <w:p w14:paraId="6BA7C47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57.60</w:t>
            </w:r>
          </w:p>
        </w:tc>
        <w:tc>
          <w:tcPr>
            <w:tcW w:w="4248" w:type="dxa"/>
          </w:tcPr>
          <w:p w14:paraId="1E28D0F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based on biota concentration of 0.4 mg/L</w:t>
            </w:r>
          </w:p>
        </w:tc>
      </w:tr>
      <w:tr w:rsidR="00D35523" w:rsidRPr="00D35523" w14:paraId="62A0A4A5" w14:textId="77777777" w:rsidTr="00D45A0E">
        <w:tc>
          <w:tcPr>
            <w:tcW w:w="1495" w:type="dxa"/>
          </w:tcPr>
          <w:p w14:paraId="3973E65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DOC_1</w:t>
            </w:r>
          </w:p>
        </w:tc>
        <w:tc>
          <w:tcPr>
            <w:tcW w:w="994" w:type="dxa"/>
          </w:tcPr>
          <w:p w14:paraId="2E5853C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0D92A74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100</w:t>
            </w:r>
          </w:p>
        </w:tc>
        <w:tc>
          <w:tcPr>
            <w:tcW w:w="1440" w:type="dxa"/>
          </w:tcPr>
          <w:p w14:paraId="4E28FCA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720</w:t>
            </w:r>
          </w:p>
        </w:tc>
        <w:tc>
          <w:tcPr>
            <w:tcW w:w="4248" w:type="dxa"/>
          </w:tcPr>
          <w:p w14:paraId="1572728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based on DOC concentration of 5 mg/L</w:t>
            </w:r>
          </w:p>
        </w:tc>
      </w:tr>
      <w:tr w:rsidR="00D35523" w:rsidRPr="00D35523" w14:paraId="08DB5A2A" w14:textId="77777777" w:rsidTr="00D45A0E">
        <w:tc>
          <w:tcPr>
            <w:tcW w:w="1495" w:type="dxa"/>
          </w:tcPr>
          <w:p w14:paraId="47D9349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f</w:t>
            </w:r>
            <w:r w:rsidRPr="00D35523">
              <w:rPr>
                <w:rFonts w:eastAsia="Times New Roman" w:cs="Times New Roman"/>
                <w:szCs w:val="20"/>
                <w:vertAlign w:val="subscript"/>
              </w:rPr>
              <w:t>oc</w:t>
            </w:r>
          </w:p>
        </w:tc>
        <w:tc>
          <w:tcPr>
            <w:tcW w:w="994" w:type="dxa"/>
          </w:tcPr>
          <w:p w14:paraId="72C37F3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399" w:type="dxa"/>
          </w:tcPr>
          <w:p w14:paraId="50F42C3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c>
          <w:tcPr>
            <w:tcW w:w="1440" w:type="dxa"/>
          </w:tcPr>
          <w:p w14:paraId="4250D52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c>
          <w:tcPr>
            <w:tcW w:w="4248" w:type="dxa"/>
          </w:tcPr>
          <w:p w14:paraId="320F1D14"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fraction of organic carbon (water column and benthic)</w:t>
            </w:r>
          </w:p>
        </w:tc>
      </w:tr>
      <w:tr w:rsidR="00D35523" w:rsidRPr="00D35523" w14:paraId="4E64FC82" w14:textId="77777777" w:rsidTr="00D45A0E">
        <w:tc>
          <w:tcPr>
            <w:tcW w:w="1495" w:type="dxa"/>
          </w:tcPr>
          <w:p w14:paraId="621EC53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sed_2</w:t>
            </w:r>
          </w:p>
        </w:tc>
        <w:tc>
          <w:tcPr>
            <w:tcW w:w="994" w:type="dxa"/>
          </w:tcPr>
          <w:p w14:paraId="517FAAA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29C308A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6.752 x 10</w:t>
            </w:r>
            <w:r w:rsidRPr="00D35523">
              <w:rPr>
                <w:rFonts w:eastAsia="Times New Roman" w:cs="Times New Roman"/>
                <w:szCs w:val="20"/>
                <w:vertAlign w:val="superscript"/>
              </w:rPr>
              <w:t>5</w:t>
            </w:r>
          </w:p>
        </w:tc>
        <w:tc>
          <w:tcPr>
            <w:tcW w:w="1440" w:type="dxa"/>
          </w:tcPr>
          <w:p w14:paraId="3A2F16A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3.552 x 10</w:t>
            </w:r>
            <w:r w:rsidRPr="00D35523">
              <w:rPr>
                <w:rFonts w:eastAsia="Times New Roman" w:cs="Times New Roman"/>
                <w:szCs w:val="20"/>
                <w:vertAlign w:val="superscript"/>
              </w:rPr>
              <w:t>6</w:t>
            </w:r>
          </w:p>
        </w:tc>
        <w:tc>
          <w:tcPr>
            <w:tcW w:w="4248" w:type="dxa"/>
          </w:tcPr>
          <w:p w14:paraId="3B83E7E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vertAlign w:val="superscript"/>
              </w:rPr>
            </w:pPr>
            <w:r w:rsidRPr="00D35523">
              <w:rPr>
                <w:rFonts w:eastAsia="Times New Roman" w:cs="Times New Roman"/>
                <w:szCs w:val="20"/>
                <w:vertAlign w:val="superscript"/>
              </w:rPr>
              <w:t>(b)</w:t>
            </w:r>
          </w:p>
        </w:tc>
      </w:tr>
      <w:tr w:rsidR="00D35523" w:rsidRPr="00D35523" w14:paraId="5CFC8A23" w14:textId="77777777" w:rsidTr="00D45A0E">
        <w:tc>
          <w:tcPr>
            <w:tcW w:w="1495" w:type="dxa"/>
          </w:tcPr>
          <w:p w14:paraId="1337F4C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bio_2</w:t>
            </w:r>
          </w:p>
        </w:tc>
        <w:tc>
          <w:tcPr>
            <w:tcW w:w="994" w:type="dxa"/>
          </w:tcPr>
          <w:p w14:paraId="64B618D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38E3997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0.0600</w:t>
            </w:r>
          </w:p>
        </w:tc>
        <w:tc>
          <w:tcPr>
            <w:tcW w:w="1440" w:type="dxa"/>
          </w:tcPr>
          <w:p w14:paraId="0E834E4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0.3156</w:t>
            </w:r>
          </w:p>
        </w:tc>
        <w:tc>
          <w:tcPr>
            <w:tcW w:w="4248" w:type="dxa"/>
          </w:tcPr>
          <w:p w14:paraId="5E5E269F"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vertAlign w:val="superscript"/>
              </w:rPr>
            </w:pPr>
            <w:r w:rsidRPr="00D35523">
              <w:rPr>
                <w:rFonts w:eastAsia="Times New Roman" w:cs="Times New Roman"/>
                <w:szCs w:val="20"/>
                <w:vertAlign w:val="superscript"/>
              </w:rPr>
              <w:t>(c)</w:t>
            </w:r>
          </w:p>
        </w:tc>
      </w:tr>
      <w:tr w:rsidR="00D35523" w:rsidRPr="00D35523" w14:paraId="19A6B81F" w14:textId="77777777" w:rsidTr="00D45A0E">
        <w:tc>
          <w:tcPr>
            <w:tcW w:w="1495" w:type="dxa"/>
          </w:tcPr>
          <w:p w14:paraId="5F4C3B8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DOC_1</w:t>
            </w:r>
          </w:p>
        </w:tc>
        <w:tc>
          <w:tcPr>
            <w:tcW w:w="994" w:type="dxa"/>
          </w:tcPr>
          <w:p w14:paraId="0A94899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14:paraId="7F6EBCF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1.249</w:t>
            </w:r>
          </w:p>
        </w:tc>
        <w:tc>
          <w:tcPr>
            <w:tcW w:w="1440" w:type="dxa"/>
          </w:tcPr>
          <w:p w14:paraId="56536302"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6.570</w:t>
            </w:r>
          </w:p>
        </w:tc>
        <w:tc>
          <w:tcPr>
            <w:tcW w:w="4248" w:type="dxa"/>
          </w:tcPr>
          <w:p w14:paraId="580A2E8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vertAlign w:val="superscript"/>
              </w:rPr>
            </w:pPr>
            <w:r w:rsidRPr="00D35523">
              <w:rPr>
                <w:rFonts w:eastAsia="Times New Roman" w:cs="Times New Roman"/>
                <w:szCs w:val="20"/>
                <w:vertAlign w:val="superscript"/>
              </w:rPr>
              <w:t>(d)</w:t>
            </w:r>
          </w:p>
        </w:tc>
      </w:tr>
      <w:tr w:rsidR="00D35523" w:rsidRPr="00D35523" w14:paraId="773B01EB" w14:textId="77777777" w:rsidTr="00D45A0E">
        <w:tc>
          <w:tcPr>
            <w:tcW w:w="1495" w:type="dxa"/>
          </w:tcPr>
          <w:p w14:paraId="2BF24C0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pH</w:t>
            </w:r>
          </w:p>
        </w:tc>
        <w:tc>
          <w:tcPr>
            <w:tcW w:w="994" w:type="dxa"/>
          </w:tcPr>
          <w:p w14:paraId="095AE54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399" w:type="dxa"/>
          </w:tcPr>
          <w:p w14:paraId="7F19EA7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7</w:t>
            </w:r>
          </w:p>
        </w:tc>
        <w:tc>
          <w:tcPr>
            <w:tcW w:w="1440" w:type="dxa"/>
          </w:tcPr>
          <w:p w14:paraId="2044E11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7</w:t>
            </w:r>
          </w:p>
        </w:tc>
        <w:tc>
          <w:tcPr>
            <w:tcW w:w="4248" w:type="dxa"/>
          </w:tcPr>
          <w:p w14:paraId="0D7C5E5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r>
      <w:tr w:rsidR="00D35523" w:rsidRPr="00D35523" w14:paraId="73238C85" w14:textId="77777777" w:rsidTr="00D45A0E">
        <w:tc>
          <w:tcPr>
            <w:tcW w:w="1495" w:type="dxa"/>
          </w:tcPr>
          <w:p w14:paraId="2DC592E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CHL</w:t>
            </w:r>
          </w:p>
        </w:tc>
        <w:tc>
          <w:tcPr>
            <w:tcW w:w="994" w:type="dxa"/>
          </w:tcPr>
          <w:p w14:paraId="0FA25FFF"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14:paraId="6349819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c>
          <w:tcPr>
            <w:tcW w:w="1440" w:type="dxa"/>
          </w:tcPr>
          <w:p w14:paraId="15FC7FE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c>
          <w:tcPr>
            <w:tcW w:w="4248" w:type="dxa"/>
          </w:tcPr>
          <w:p w14:paraId="12C38DC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chlorophyll concentration</w:t>
            </w:r>
          </w:p>
        </w:tc>
      </w:tr>
      <w:tr w:rsidR="00D35523" w:rsidRPr="00D35523" w14:paraId="56B2B567" w14:textId="77777777" w:rsidTr="00D45A0E">
        <w:tc>
          <w:tcPr>
            <w:tcW w:w="1495" w:type="dxa"/>
          </w:tcPr>
          <w:p w14:paraId="35D2BA1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DOC</w:t>
            </w:r>
          </w:p>
        </w:tc>
        <w:tc>
          <w:tcPr>
            <w:tcW w:w="994" w:type="dxa"/>
          </w:tcPr>
          <w:p w14:paraId="703A9E4F"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14:paraId="13D82A3F"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w:t>
            </w:r>
          </w:p>
        </w:tc>
        <w:tc>
          <w:tcPr>
            <w:tcW w:w="1440" w:type="dxa"/>
          </w:tcPr>
          <w:p w14:paraId="66D97BF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w:t>
            </w:r>
          </w:p>
        </w:tc>
        <w:tc>
          <w:tcPr>
            <w:tcW w:w="4248" w:type="dxa"/>
          </w:tcPr>
          <w:p w14:paraId="4074AA3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DOC concentration</w:t>
            </w:r>
          </w:p>
        </w:tc>
      </w:tr>
      <w:tr w:rsidR="00D35523" w:rsidRPr="00D35523" w14:paraId="4CFA22B0" w14:textId="77777777" w:rsidTr="00D45A0E">
        <w:tc>
          <w:tcPr>
            <w:tcW w:w="1495" w:type="dxa"/>
          </w:tcPr>
          <w:p w14:paraId="20E61DD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sed_1</w:t>
            </w:r>
          </w:p>
        </w:tc>
        <w:tc>
          <w:tcPr>
            <w:tcW w:w="994" w:type="dxa"/>
          </w:tcPr>
          <w:p w14:paraId="371295E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14:paraId="5F0D4A2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w:t>
            </w:r>
          </w:p>
        </w:tc>
        <w:tc>
          <w:tcPr>
            <w:tcW w:w="1440" w:type="dxa"/>
          </w:tcPr>
          <w:p w14:paraId="1BE2C3D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w:t>
            </w:r>
          </w:p>
        </w:tc>
        <w:tc>
          <w:tcPr>
            <w:tcW w:w="4248" w:type="dxa"/>
          </w:tcPr>
          <w:p w14:paraId="657ECFE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suspended solids concentration</w:t>
            </w:r>
          </w:p>
        </w:tc>
      </w:tr>
      <w:tr w:rsidR="00D35523" w:rsidRPr="00D35523" w14:paraId="0EA23CB3" w14:textId="77777777" w:rsidTr="00D45A0E">
        <w:tc>
          <w:tcPr>
            <w:tcW w:w="1495" w:type="dxa"/>
          </w:tcPr>
          <w:p w14:paraId="33119101"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bio</w:t>
            </w:r>
          </w:p>
        </w:tc>
        <w:tc>
          <w:tcPr>
            <w:tcW w:w="994" w:type="dxa"/>
          </w:tcPr>
          <w:p w14:paraId="43F4AFC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14:paraId="1D07312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0.4</w:t>
            </w:r>
          </w:p>
        </w:tc>
        <w:tc>
          <w:tcPr>
            <w:tcW w:w="1440" w:type="dxa"/>
          </w:tcPr>
          <w:p w14:paraId="37F5FEF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0.4</w:t>
            </w:r>
          </w:p>
        </w:tc>
        <w:tc>
          <w:tcPr>
            <w:tcW w:w="4248" w:type="dxa"/>
          </w:tcPr>
          <w:p w14:paraId="7343E482"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biomass concentration</w:t>
            </w:r>
          </w:p>
        </w:tc>
      </w:tr>
      <w:tr w:rsidR="00D35523" w:rsidRPr="00D35523" w14:paraId="64940F8D" w14:textId="77777777" w:rsidTr="00D45A0E">
        <w:tc>
          <w:tcPr>
            <w:tcW w:w="1495" w:type="dxa"/>
          </w:tcPr>
          <w:p w14:paraId="00FF610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994" w:type="dxa"/>
          </w:tcPr>
          <w:p w14:paraId="603A9772"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399" w:type="dxa"/>
          </w:tcPr>
          <w:p w14:paraId="42D0CFF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440" w:type="dxa"/>
          </w:tcPr>
          <w:p w14:paraId="5FC672E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4248" w:type="dxa"/>
          </w:tcPr>
          <w:p w14:paraId="5B3392D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r>
      <w:tr w:rsidR="00D35523" w:rsidRPr="00D35523" w14:paraId="32058D65" w14:textId="77777777" w:rsidTr="00D45A0E">
        <w:tc>
          <w:tcPr>
            <w:tcW w:w="1495" w:type="dxa"/>
          </w:tcPr>
          <w:p w14:paraId="1F2573D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w:t>
            </w:r>
          </w:p>
        </w:tc>
        <w:tc>
          <w:tcPr>
            <w:tcW w:w="994" w:type="dxa"/>
          </w:tcPr>
          <w:p w14:paraId="7AD9838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r w:rsidRPr="00D35523">
              <w:rPr>
                <w:rFonts w:eastAsia="Times New Roman" w:cs="Times New Roman"/>
                <w:szCs w:val="20"/>
              </w:rPr>
              <w:t>/s</w:t>
            </w:r>
          </w:p>
        </w:tc>
        <w:tc>
          <w:tcPr>
            <w:tcW w:w="1399" w:type="dxa"/>
          </w:tcPr>
          <w:p w14:paraId="0597A10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8.33 x 10</w:t>
            </w:r>
            <w:r w:rsidRPr="00D35523">
              <w:rPr>
                <w:rFonts w:eastAsia="Times New Roman" w:cs="Times New Roman"/>
                <w:szCs w:val="20"/>
                <w:vertAlign w:val="superscript"/>
              </w:rPr>
              <w:t>-9</w:t>
            </w:r>
          </w:p>
        </w:tc>
        <w:tc>
          <w:tcPr>
            <w:tcW w:w="1440" w:type="dxa"/>
          </w:tcPr>
          <w:p w14:paraId="250901A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8.33 x 10</w:t>
            </w:r>
            <w:r w:rsidRPr="00D35523">
              <w:rPr>
                <w:rFonts w:eastAsia="Times New Roman" w:cs="Times New Roman"/>
                <w:szCs w:val="20"/>
                <w:vertAlign w:val="superscript"/>
              </w:rPr>
              <w:t>-9</w:t>
            </w:r>
          </w:p>
        </w:tc>
        <w:tc>
          <w:tcPr>
            <w:tcW w:w="4248" w:type="dxa"/>
          </w:tcPr>
          <w:p w14:paraId="659220E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sediment dispersion coefficient</w:t>
            </w:r>
          </w:p>
        </w:tc>
      </w:tr>
      <w:tr w:rsidR="00D35523" w:rsidRPr="00D35523" w14:paraId="76AC6CAF" w14:textId="77777777" w:rsidTr="00D45A0E">
        <w:tc>
          <w:tcPr>
            <w:tcW w:w="1495" w:type="dxa"/>
          </w:tcPr>
          <w:p w14:paraId="1A0E341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44"/>
            </w:r>
            <w:r w:rsidRPr="00D35523">
              <w:rPr>
                <w:rFonts w:eastAsia="Times New Roman" w:cs="Times New Roman"/>
                <w:szCs w:val="20"/>
              </w:rPr>
              <w:t>x</w:t>
            </w:r>
          </w:p>
        </w:tc>
        <w:tc>
          <w:tcPr>
            <w:tcW w:w="994" w:type="dxa"/>
          </w:tcPr>
          <w:p w14:paraId="2DF1D68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399" w:type="dxa"/>
          </w:tcPr>
          <w:p w14:paraId="31C020B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1.02</w:t>
            </w:r>
          </w:p>
        </w:tc>
        <w:tc>
          <w:tcPr>
            <w:tcW w:w="1440" w:type="dxa"/>
          </w:tcPr>
          <w:p w14:paraId="32B4936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1.39</w:t>
            </w:r>
          </w:p>
        </w:tc>
        <w:tc>
          <w:tcPr>
            <w:tcW w:w="4248" w:type="dxa"/>
          </w:tcPr>
          <w:p w14:paraId="5487BEB8"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benthic/water column boundary layer thickness</w:t>
            </w:r>
          </w:p>
        </w:tc>
      </w:tr>
      <w:tr w:rsidR="00D35523" w:rsidRPr="00D35523" w14:paraId="7F890DB7" w14:textId="77777777" w:rsidTr="00D45A0E">
        <w:tc>
          <w:tcPr>
            <w:tcW w:w="1495" w:type="dxa"/>
          </w:tcPr>
          <w:p w14:paraId="4FD27F97"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T2</w:t>
            </w:r>
          </w:p>
        </w:tc>
        <w:tc>
          <w:tcPr>
            <w:tcW w:w="994" w:type="dxa"/>
          </w:tcPr>
          <w:p w14:paraId="5975B42C"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399" w:type="dxa"/>
          </w:tcPr>
          <w:p w14:paraId="138DE08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500</w:t>
            </w:r>
          </w:p>
        </w:tc>
        <w:tc>
          <w:tcPr>
            <w:tcW w:w="1440" w:type="dxa"/>
          </w:tcPr>
          <w:p w14:paraId="44EBDED5"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2,630</w:t>
            </w:r>
          </w:p>
        </w:tc>
        <w:tc>
          <w:tcPr>
            <w:tcW w:w="4248" w:type="dxa"/>
          </w:tcPr>
          <w:p w14:paraId="27D05CE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total volume of benthic region (d</w:t>
            </w:r>
            <w:r w:rsidRPr="00D35523">
              <w:rPr>
                <w:rFonts w:eastAsia="Times New Roman" w:cs="Times New Roman"/>
                <w:szCs w:val="20"/>
                <w:vertAlign w:val="subscript"/>
              </w:rPr>
              <w:t>1</w:t>
            </w:r>
            <w:r w:rsidRPr="00D35523">
              <w:rPr>
                <w:rFonts w:eastAsia="Times New Roman" w:cs="Times New Roman"/>
                <w:szCs w:val="20"/>
              </w:rPr>
              <w:t xml:space="preserve"> x A)</w:t>
            </w:r>
          </w:p>
        </w:tc>
      </w:tr>
    </w:tbl>
    <w:p w14:paraId="47E012BA"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 w:val="18"/>
          <w:szCs w:val="20"/>
        </w:rPr>
      </w:pPr>
      <w:r w:rsidRPr="00D35523">
        <w:rPr>
          <w:rFonts w:eastAsia="Times New Roman" w:cs="Times New Roman"/>
          <w:sz w:val="18"/>
          <w:szCs w:val="20"/>
          <w:vertAlign w:val="superscript"/>
        </w:rPr>
        <w:t>(a)</w:t>
      </w:r>
      <w:r w:rsidRPr="00D35523">
        <w:rPr>
          <w:rFonts w:eastAsia="Times New Roman" w:cs="Times New Roman"/>
          <w:sz w:val="18"/>
          <w:szCs w:val="20"/>
        </w:rPr>
        <w:t xml:space="preserve"> calculated from: VOL2*BULKD*(1.-100./PCTWA)</w:t>
      </w:r>
    </w:p>
    <w:p w14:paraId="7A3B3D1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color w:val="000000"/>
          <w:sz w:val="18"/>
          <w:szCs w:val="20"/>
        </w:rPr>
      </w:pPr>
      <w:r w:rsidRPr="00D35523">
        <w:rPr>
          <w:rFonts w:eastAsia="Times New Roman" w:cs="Times New Roman"/>
          <w:sz w:val="18"/>
          <w:szCs w:val="20"/>
          <w:vertAlign w:val="superscript"/>
        </w:rPr>
        <w:t>(b)</w:t>
      </w:r>
      <w:r w:rsidRPr="00D35523">
        <w:rPr>
          <w:rFonts w:eastAsia="Times New Roman" w:cs="Times New Roman"/>
          <w:sz w:val="18"/>
          <w:szCs w:val="20"/>
        </w:rPr>
        <w:t xml:space="preserve"> calculated from</w:t>
      </w:r>
      <w:r w:rsidRPr="00D35523">
        <w:rPr>
          <w:rFonts w:eastAsia="Times New Roman" w:cs="Times New Roman"/>
          <w:color w:val="000000"/>
          <w:sz w:val="18"/>
          <w:szCs w:val="20"/>
        </w:rPr>
        <w:t>: (BULKD)(VOL2)(100000)/PCTWA (see Table 2)</w:t>
      </w:r>
    </w:p>
    <w:p w14:paraId="4DA46FAE"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 w:val="18"/>
          <w:szCs w:val="20"/>
        </w:rPr>
      </w:pPr>
      <w:r w:rsidRPr="00D35523">
        <w:rPr>
          <w:rFonts w:eastAsia="Times New Roman" w:cs="Times New Roman"/>
          <w:sz w:val="18"/>
          <w:szCs w:val="20"/>
          <w:vertAlign w:val="superscript"/>
        </w:rPr>
        <w:t>(c)</w:t>
      </w:r>
      <w:r w:rsidRPr="00D35523">
        <w:rPr>
          <w:rFonts w:eastAsia="Times New Roman" w:cs="Times New Roman"/>
          <w:sz w:val="18"/>
          <w:szCs w:val="20"/>
        </w:rPr>
        <w:t xml:space="preserve">  calculated from: BNMAS*AREA*.001</w:t>
      </w:r>
      <w:r w:rsidRPr="00D35523">
        <w:rPr>
          <w:rFonts w:eastAsia="Times New Roman" w:cs="Times New Roman"/>
          <w:color w:val="000000"/>
          <w:sz w:val="18"/>
          <w:szCs w:val="20"/>
        </w:rPr>
        <w:t>(see Table 2)</w:t>
      </w:r>
    </w:p>
    <w:p w14:paraId="385D40A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 w:val="18"/>
          <w:szCs w:val="20"/>
          <w:vertAlign w:val="superscript"/>
        </w:rPr>
        <w:t>(d)</w:t>
      </w:r>
      <w:r w:rsidRPr="00D35523">
        <w:rPr>
          <w:rFonts w:eastAsia="Times New Roman" w:cs="Times New Roman"/>
          <w:sz w:val="18"/>
          <w:szCs w:val="20"/>
        </w:rPr>
        <w:t xml:space="preserve">  calculated from: DOC*v2/1000</w:t>
      </w:r>
    </w:p>
    <w:p w14:paraId="6C86035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C3BBF3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774"/>
        <w:gridCol w:w="954"/>
        <w:gridCol w:w="6480"/>
      </w:tblGrid>
      <w:tr w:rsidR="00D35523" w:rsidRPr="00D35523" w14:paraId="0E0B2E0E" w14:textId="77777777" w:rsidTr="00D45A0E">
        <w:trPr>
          <w:cantSplit/>
        </w:trPr>
        <w:tc>
          <w:tcPr>
            <w:tcW w:w="1728" w:type="dxa"/>
            <w:gridSpan w:val="2"/>
          </w:tcPr>
          <w:p w14:paraId="4B23258D"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VVWM Parameters</w:t>
            </w:r>
          </w:p>
        </w:tc>
        <w:tc>
          <w:tcPr>
            <w:tcW w:w="6480" w:type="dxa"/>
          </w:tcPr>
          <w:p w14:paraId="1E646F3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Expressed in Terms of EXAMS Parameters</w:t>
            </w:r>
          </w:p>
        </w:tc>
      </w:tr>
      <w:tr w:rsidR="00D35523" w:rsidRPr="00D35523" w14:paraId="2356B9E4" w14:textId="77777777" w:rsidTr="00D45A0E">
        <w:trPr>
          <w:cantSplit/>
        </w:trPr>
        <w:tc>
          <w:tcPr>
            <w:tcW w:w="774" w:type="dxa"/>
          </w:tcPr>
          <w:p w14:paraId="5DF294D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 xml:space="preserve">1 </w:t>
            </w:r>
            <w:r w:rsidRPr="00D35523">
              <w:rPr>
                <w:rFonts w:eastAsia="Times New Roman" w:cs="Times New Roman"/>
                <w:szCs w:val="20"/>
              </w:rPr>
              <w:t xml:space="preserve"> </w:t>
            </w:r>
          </w:p>
        </w:tc>
        <w:tc>
          <w:tcPr>
            <w:tcW w:w="954" w:type="dxa"/>
          </w:tcPr>
          <w:p w14:paraId="3E45006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6480" w:type="dxa"/>
          </w:tcPr>
          <w:p w14:paraId="782E4D4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(SUSED)(VOL</w:t>
            </w:r>
            <w:r w:rsidRPr="00D35523">
              <w:rPr>
                <w:rFonts w:eastAsia="Times New Roman" w:cs="Times New Roman"/>
                <w:szCs w:val="20"/>
                <w:vertAlign w:val="subscript"/>
              </w:rPr>
              <w:t>1</w:t>
            </w:r>
            <w:r w:rsidRPr="00D35523">
              <w:rPr>
                <w:rFonts w:eastAsia="Times New Roman" w:cs="Times New Roman"/>
                <w:szCs w:val="20"/>
              </w:rPr>
              <w:t>) (10</w:t>
            </w:r>
            <w:r w:rsidRPr="00D35523">
              <w:rPr>
                <w:rFonts w:eastAsia="Times New Roman" w:cs="Times New Roman"/>
                <w:szCs w:val="20"/>
                <w:vertAlign w:val="superscript"/>
              </w:rPr>
              <w:t>-3</w:t>
            </w:r>
            <w:r w:rsidRPr="00D35523">
              <w:rPr>
                <w:rFonts w:eastAsia="Times New Roman" w:cs="Times New Roman"/>
                <w:szCs w:val="20"/>
              </w:rPr>
              <w:t>)</w:t>
            </w:r>
          </w:p>
        </w:tc>
      </w:tr>
      <w:tr w:rsidR="00D35523" w:rsidRPr="00D35523" w14:paraId="48102475" w14:textId="77777777" w:rsidTr="00D45A0E">
        <w:trPr>
          <w:cantSplit/>
        </w:trPr>
        <w:tc>
          <w:tcPr>
            <w:tcW w:w="774" w:type="dxa"/>
          </w:tcPr>
          <w:p w14:paraId="51261C4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2</w:t>
            </w:r>
            <w:r w:rsidRPr="00D35523">
              <w:rPr>
                <w:rFonts w:eastAsia="Times New Roman" w:cs="Times New Roman"/>
                <w:szCs w:val="20"/>
              </w:rPr>
              <w:t xml:space="preserve">  </w:t>
            </w:r>
          </w:p>
        </w:tc>
        <w:tc>
          <w:tcPr>
            <w:tcW w:w="954" w:type="dxa"/>
          </w:tcPr>
          <w:p w14:paraId="3E18597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6480" w:type="dxa"/>
          </w:tcPr>
          <w:p w14:paraId="472DEDF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30"/>
                <w:sz w:val="20"/>
                <w:szCs w:val="20"/>
              </w:rPr>
              <w:object w:dxaOrig="4320" w:dyaOrig="720" w14:anchorId="6AF53A33">
                <v:shape id="_x0000_i1088" type="#_x0000_t75" style="width:3in;height:36.75pt" o:ole="">
                  <v:imagedata r:id="rId155" o:title=""/>
                </v:shape>
                <o:OLEObject Type="Embed" ProgID="Equation.3" ShapeID="_x0000_i1088" DrawAspect="Content" ObjectID="_1594703804" r:id="rId156"/>
              </w:object>
            </w:r>
          </w:p>
        </w:tc>
      </w:tr>
      <w:tr w:rsidR="00D35523" w:rsidRPr="00D35523" w14:paraId="165DE394" w14:textId="77777777" w:rsidTr="00D45A0E">
        <w:trPr>
          <w:cantSplit/>
        </w:trPr>
        <w:tc>
          <w:tcPr>
            <w:tcW w:w="774" w:type="dxa"/>
          </w:tcPr>
          <w:p w14:paraId="2E5367A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w:t>
            </w:r>
          </w:p>
        </w:tc>
        <w:tc>
          <w:tcPr>
            <w:tcW w:w="954" w:type="dxa"/>
          </w:tcPr>
          <w:p w14:paraId="50BC78F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w:t>
            </w:r>
          </w:p>
        </w:tc>
        <w:tc>
          <w:tcPr>
            <w:tcW w:w="6480" w:type="dxa"/>
          </w:tcPr>
          <w:p w14:paraId="697A5D6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VOL</w:t>
            </w:r>
            <w:r w:rsidRPr="00D35523">
              <w:rPr>
                <w:rFonts w:eastAsia="Times New Roman" w:cs="Times New Roman"/>
                <w:szCs w:val="20"/>
                <w:vertAlign w:val="subscript"/>
              </w:rPr>
              <w:t>1</w:t>
            </w:r>
            <w:r w:rsidRPr="00D35523">
              <w:rPr>
                <w:rFonts w:eastAsia="Times New Roman" w:cs="Times New Roman"/>
                <w:szCs w:val="20"/>
              </w:rPr>
              <w:t xml:space="preserve"> </w:t>
            </w:r>
          </w:p>
        </w:tc>
      </w:tr>
      <w:tr w:rsidR="00D35523" w:rsidRPr="00D35523" w14:paraId="344DA5B3" w14:textId="77777777" w:rsidTr="00D45A0E">
        <w:trPr>
          <w:cantSplit/>
        </w:trPr>
        <w:tc>
          <w:tcPr>
            <w:tcW w:w="774" w:type="dxa"/>
          </w:tcPr>
          <w:p w14:paraId="2AF0703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2</w:t>
            </w:r>
            <w:r w:rsidRPr="00D35523">
              <w:rPr>
                <w:rFonts w:eastAsia="Times New Roman" w:cs="Times New Roman"/>
                <w:szCs w:val="20"/>
              </w:rPr>
              <w:t xml:space="preserve"> </w:t>
            </w:r>
          </w:p>
        </w:tc>
        <w:tc>
          <w:tcPr>
            <w:tcW w:w="954" w:type="dxa"/>
          </w:tcPr>
          <w:p w14:paraId="650DEAC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w:t>
            </w:r>
          </w:p>
        </w:tc>
        <w:tc>
          <w:tcPr>
            <w:tcW w:w="6480" w:type="dxa"/>
          </w:tcPr>
          <w:p w14:paraId="61F5F89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28"/>
                <w:sz w:val="20"/>
                <w:szCs w:val="20"/>
              </w:rPr>
              <w:object w:dxaOrig="3159" w:dyaOrig="680" w14:anchorId="5CC6B0F5">
                <v:shape id="_x0000_i1089" type="#_x0000_t75" style="width:158.25pt;height:33.75pt" o:ole="">
                  <v:imagedata r:id="rId157" o:title=""/>
                </v:shape>
                <o:OLEObject Type="Embed" ProgID="Equation.3" ShapeID="_x0000_i1089" DrawAspect="Content" ObjectID="_1594703805" r:id="rId158"/>
              </w:object>
            </w:r>
            <w:r w:rsidRPr="00D35523">
              <w:rPr>
                <w:rFonts w:eastAsia="Times New Roman" w:cs="Times New Roman"/>
                <w:szCs w:val="20"/>
              </w:rPr>
              <w:t xml:space="preserve">  </w:t>
            </w:r>
            <w:r w:rsidRPr="00D35523">
              <w:rPr>
                <w:rFonts w:eastAsia="Times New Roman" w:cs="Times New Roman"/>
                <w:szCs w:val="20"/>
                <w:vertAlign w:val="superscript"/>
              </w:rPr>
              <w:t>*</w:t>
            </w:r>
          </w:p>
        </w:tc>
      </w:tr>
      <w:tr w:rsidR="00D35523" w:rsidRPr="00D35523" w14:paraId="6B7AB3E2" w14:textId="77777777" w:rsidTr="00D45A0E">
        <w:trPr>
          <w:cantSplit/>
        </w:trPr>
        <w:tc>
          <w:tcPr>
            <w:tcW w:w="774" w:type="dxa"/>
          </w:tcPr>
          <w:p w14:paraId="21DA816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Q</w:t>
            </w:r>
          </w:p>
        </w:tc>
        <w:tc>
          <w:tcPr>
            <w:tcW w:w="954" w:type="dxa"/>
          </w:tcPr>
          <w:p w14:paraId="56A2D07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/s]</w:t>
            </w:r>
          </w:p>
        </w:tc>
        <w:tc>
          <w:tcPr>
            <w:tcW w:w="6480" w:type="dxa"/>
          </w:tcPr>
          <w:p w14:paraId="3F2437B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STFLO (3600 s/hr)</w:t>
            </w:r>
          </w:p>
        </w:tc>
      </w:tr>
      <w:tr w:rsidR="00D35523" w:rsidRPr="00D35523" w14:paraId="17985DE1" w14:textId="77777777" w:rsidTr="00D45A0E">
        <w:trPr>
          <w:cantSplit/>
        </w:trPr>
        <w:tc>
          <w:tcPr>
            <w:tcW w:w="774" w:type="dxa"/>
          </w:tcPr>
          <w:p w14:paraId="5D53D2B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A1</w:t>
            </w:r>
          </w:p>
        </w:tc>
        <w:tc>
          <w:tcPr>
            <w:tcW w:w="954" w:type="dxa"/>
          </w:tcPr>
          <w:p w14:paraId="73C7D32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14:paraId="53FC781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(KBACW</w:t>
            </w:r>
            <w:r w:rsidRPr="00D35523">
              <w:rPr>
                <w:rFonts w:eastAsia="Times New Roman" w:cs="Times New Roman"/>
                <w:szCs w:val="20"/>
                <w:vertAlign w:val="subscript"/>
              </w:rPr>
              <w:t>1</w:t>
            </w:r>
            <w:r w:rsidRPr="00D35523">
              <w:rPr>
                <w:rFonts w:eastAsia="Times New Roman" w:cs="Times New Roman"/>
                <w:szCs w:val="20"/>
              </w:rPr>
              <w:t>)(BACPL)/(3600s/hr)</w:t>
            </w:r>
          </w:p>
        </w:tc>
      </w:tr>
      <w:tr w:rsidR="00D35523" w:rsidRPr="00D35523" w14:paraId="5BBBF8C4" w14:textId="77777777" w:rsidTr="00D45A0E">
        <w:trPr>
          <w:cantSplit/>
        </w:trPr>
        <w:tc>
          <w:tcPr>
            <w:tcW w:w="774" w:type="dxa"/>
          </w:tcPr>
          <w:p w14:paraId="4B5651C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sym w:font="Symbol" w:char="F06D"/>
            </w:r>
            <w:r w:rsidRPr="00D35523">
              <w:rPr>
                <w:rFonts w:eastAsia="Times New Roman" w:cs="Times New Roman"/>
                <w:szCs w:val="20"/>
                <w:vertAlign w:val="subscript"/>
              </w:rPr>
              <w:t>S1</w:t>
            </w:r>
          </w:p>
        </w:tc>
        <w:tc>
          <w:tcPr>
            <w:tcW w:w="954" w:type="dxa"/>
          </w:tcPr>
          <w:p w14:paraId="498D609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14:paraId="4FBE89D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(KBACW</w:t>
            </w:r>
            <w:r w:rsidRPr="00D35523">
              <w:rPr>
                <w:rFonts w:eastAsia="Times New Roman" w:cs="Times New Roman"/>
                <w:szCs w:val="20"/>
                <w:vertAlign w:val="subscript"/>
              </w:rPr>
              <w:t>2</w:t>
            </w:r>
            <w:r w:rsidRPr="00D35523">
              <w:rPr>
                <w:rFonts w:eastAsia="Times New Roman" w:cs="Times New Roman"/>
                <w:szCs w:val="20"/>
              </w:rPr>
              <w:t>)(BACPL)/(3600s/hr)</w:t>
            </w:r>
          </w:p>
        </w:tc>
      </w:tr>
      <w:tr w:rsidR="00D35523" w:rsidRPr="00D35523" w14:paraId="5DCF3F8B" w14:textId="77777777" w:rsidTr="00D45A0E">
        <w:trPr>
          <w:cantSplit/>
        </w:trPr>
        <w:tc>
          <w:tcPr>
            <w:tcW w:w="774" w:type="dxa"/>
          </w:tcPr>
          <w:p w14:paraId="55435F5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A2</w:t>
            </w:r>
          </w:p>
        </w:tc>
        <w:tc>
          <w:tcPr>
            <w:tcW w:w="954" w:type="dxa"/>
          </w:tcPr>
          <w:p w14:paraId="14ADEBF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14:paraId="6F424EA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62"/>
                <w:sz w:val="20"/>
                <w:szCs w:val="20"/>
              </w:rPr>
              <w:object w:dxaOrig="4440" w:dyaOrig="1040" w14:anchorId="4D7F9FB6">
                <v:shape id="_x0000_i1090" type="#_x0000_t75" style="width:222pt;height:51.75pt" o:ole="">
                  <v:imagedata r:id="rId159" o:title=""/>
                </v:shape>
                <o:OLEObject Type="Embed" ProgID="Equation.3" ShapeID="_x0000_i1090" DrawAspect="Content" ObjectID="_1594703806" r:id="rId160"/>
              </w:object>
            </w:r>
          </w:p>
        </w:tc>
      </w:tr>
      <w:tr w:rsidR="00D35523" w:rsidRPr="00D35523" w14:paraId="6AFC4C90" w14:textId="77777777" w:rsidTr="00D45A0E">
        <w:trPr>
          <w:cantSplit/>
        </w:trPr>
        <w:tc>
          <w:tcPr>
            <w:tcW w:w="774" w:type="dxa"/>
          </w:tcPr>
          <w:p w14:paraId="72C5953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S2</w:t>
            </w:r>
          </w:p>
        </w:tc>
        <w:tc>
          <w:tcPr>
            <w:tcW w:w="954" w:type="dxa"/>
          </w:tcPr>
          <w:p w14:paraId="20FADB3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14:paraId="52B7A9D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60"/>
                <w:sz w:val="20"/>
                <w:szCs w:val="20"/>
              </w:rPr>
              <w:object w:dxaOrig="4400" w:dyaOrig="1020" w14:anchorId="341EFADC">
                <v:shape id="_x0000_i1091" type="#_x0000_t75" style="width:219.75pt;height:51pt" o:ole="">
                  <v:imagedata r:id="rId161" o:title=""/>
                </v:shape>
                <o:OLEObject Type="Embed" ProgID="Equation.3" ShapeID="_x0000_i1091" DrawAspect="Content" ObjectID="_1594703807" r:id="rId162"/>
              </w:object>
            </w:r>
          </w:p>
        </w:tc>
      </w:tr>
      <w:tr w:rsidR="00D35523" w:rsidRPr="00D35523" w14:paraId="6B439309" w14:textId="77777777" w:rsidTr="00D45A0E">
        <w:trPr>
          <w:cantSplit/>
        </w:trPr>
        <w:tc>
          <w:tcPr>
            <w:tcW w:w="774" w:type="dxa"/>
          </w:tcPr>
          <w:p w14:paraId="6C1222E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c>
          <w:tcPr>
            <w:tcW w:w="954" w:type="dxa"/>
          </w:tcPr>
          <w:p w14:paraId="0ED0E13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14:paraId="7E5DB05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28"/>
                <w:sz w:val="20"/>
                <w:szCs w:val="20"/>
              </w:rPr>
              <w:object w:dxaOrig="1820" w:dyaOrig="660" w14:anchorId="238A996C">
                <v:shape id="_x0000_i1092" type="#_x0000_t75" style="width:90.75pt;height:33pt" o:ole="">
                  <v:imagedata r:id="rId163" o:title=""/>
                </v:shape>
                <o:OLEObject Type="Embed" ProgID="Equation.3" ShapeID="_x0000_i1092" DrawAspect="Content" ObjectID="_1594703808" r:id="rId164"/>
              </w:object>
            </w:r>
          </w:p>
        </w:tc>
      </w:tr>
      <w:tr w:rsidR="00D35523" w:rsidRPr="00D35523" w14:paraId="0F03612F" w14:textId="77777777" w:rsidTr="00D45A0E">
        <w:trPr>
          <w:cantSplit/>
        </w:trPr>
        <w:tc>
          <w:tcPr>
            <w:tcW w:w="774" w:type="dxa"/>
          </w:tcPr>
          <w:p w14:paraId="1A6CA36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w:t>
            </w:r>
            <w:r w:rsidRPr="00D35523">
              <w:rPr>
                <w:rFonts w:eastAsia="Times New Roman" w:cs="Times New Roman"/>
                <w:szCs w:val="20"/>
                <w:vertAlign w:val="subscript"/>
              </w:rPr>
              <w:t>d1</w:t>
            </w:r>
          </w:p>
        </w:tc>
        <w:tc>
          <w:tcPr>
            <w:tcW w:w="954" w:type="dxa"/>
          </w:tcPr>
          <w:p w14:paraId="54C565E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/kg</w:t>
            </w:r>
          </w:p>
        </w:tc>
        <w:tc>
          <w:tcPr>
            <w:tcW w:w="6480" w:type="dxa"/>
          </w:tcPr>
          <w:p w14:paraId="33E2632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(KOC)(FROC)(10</w:t>
            </w:r>
            <w:r w:rsidRPr="00D35523">
              <w:rPr>
                <w:rFonts w:eastAsia="Times New Roman" w:cs="Times New Roman"/>
                <w:szCs w:val="20"/>
                <w:vertAlign w:val="superscript"/>
              </w:rPr>
              <w:t>-3</w:t>
            </w:r>
            <w:r w:rsidRPr="00D35523">
              <w:rPr>
                <w:rFonts w:eastAsia="Times New Roman" w:cs="Times New Roman"/>
                <w:szCs w:val="20"/>
              </w:rPr>
              <w:t xml:space="preserve"> m</w:t>
            </w:r>
            <w:r w:rsidRPr="00D35523">
              <w:rPr>
                <w:rFonts w:eastAsia="Times New Roman" w:cs="Times New Roman"/>
                <w:szCs w:val="20"/>
                <w:vertAlign w:val="superscript"/>
              </w:rPr>
              <w:t>3</w:t>
            </w:r>
            <w:r w:rsidRPr="00D35523">
              <w:rPr>
                <w:rFonts w:eastAsia="Times New Roman" w:cs="Times New Roman"/>
                <w:szCs w:val="20"/>
              </w:rPr>
              <w:t>/L)</w:t>
            </w:r>
          </w:p>
        </w:tc>
      </w:tr>
      <w:tr w:rsidR="00D35523" w:rsidRPr="00D35523" w14:paraId="6913F852" w14:textId="77777777" w:rsidTr="00D45A0E">
        <w:trPr>
          <w:cantSplit/>
        </w:trPr>
        <w:tc>
          <w:tcPr>
            <w:tcW w:w="774" w:type="dxa"/>
          </w:tcPr>
          <w:p w14:paraId="0FB4058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w:t>
            </w:r>
            <w:r w:rsidRPr="00D35523">
              <w:rPr>
                <w:rFonts w:eastAsia="Times New Roman" w:cs="Times New Roman"/>
                <w:szCs w:val="20"/>
                <w:vertAlign w:val="subscript"/>
              </w:rPr>
              <w:t>d2</w:t>
            </w:r>
          </w:p>
        </w:tc>
        <w:tc>
          <w:tcPr>
            <w:tcW w:w="954" w:type="dxa"/>
          </w:tcPr>
          <w:p w14:paraId="084470B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/kg</w:t>
            </w:r>
          </w:p>
        </w:tc>
        <w:tc>
          <w:tcPr>
            <w:tcW w:w="6480" w:type="dxa"/>
          </w:tcPr>
          <w:p w14:paraId="44A42B0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(KOC)(FROC)(10</w:t>
            </w:r>
            <w:r w:rsidRPr="00D35523">
              <w:rPr>
                <w:rFonts w:eastAsia="Times New Roman" w:cs="Times New Roman"/>
                <w:szCs w:val="20"/>
                <w:vertAlign w:val="superscript"/>
              </w:rPr>
              <w:t>-3</w:t>
            </w:r>
            <w:r w:rsidRPr="00D35523">
              <w:rPr>
                <w:rFonts w:eastAsia="Times New Roman" w:cs="Times New Roman"/>
                <w:szCs w:val="20"/>
              </w:rPr>
              <w:t xml:space="preserve"> m</w:t>
            </w:r>
            <w:r w:rsidRPr="00D35523">
              <w:rPr>
                <w:rFonts w:eastAsia="Times New Roman" w:cs="Times New Roman"/>
                <w:szCs w:val="20"/>
                <w:vertAlign w:val="superscript"/>
              </w:rPr>
              <w:t>3</w:t>
            </w:r>
            <w:r w:rsidRPr="00D35523">
              <w:rPr>
                <w:rFonts w:eastAsia="Times New Roman" w:cs="Times New Roman"/>
                <w:szCs w:val="20"/>
              </w:rPr>
              <w:t>/L)</w:t>
            </w:r>
          </w:p>
        </w:tc>
      </w:tr>
    </w:tbl>
    <w:p w14:paraId="3E2A4BE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*Assumes that the density of water is 1,000 kg/m</w:t>
      </w:r>
      <w:r w:rsidRPr="00D35523">
        <w:rPr>
          <w:rFonts w:eastAsia="Times New Roman" w:cs="Times New Roman"/>
          <w:szCs w:val="20"/>
          <w:vertAlign w:val="superscript"/>
        </w:rPr>
        <w:t>3</w:t>
      </w:r>
    </w:p>
    <w:p w14:paraId="77AE251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ED1FD8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8F929E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9C9130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1EBCF6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br w:type="page"/>
      </w:r>
      <w:r w:rsidRPr="00D35523">
        <w:rPr>
          <w:rFonts w:eastAsia="Times New Roman" w:cs="Times New Roman"/>
          <w:b/>
          <w:bCs/>
          <w:szCs w:val="20"/>
        </w:rPr>
        <w:lastRenderedPageBreak/>
        <w:t>Table 3. EXAMS Standard Parameters.</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D35523" w:rsidRPr="00D35523" w14:paraId="61B020AB" w14:textId="77777777" w:rsidTr="00D45A0E">
        <w:tc>
          <w:tcPr>
            <w:tcW w:w="3258" w:type="dxa"/>
            <w:gridSpan w:val="2"/>
          </w:tcPr>
          <w:p w14:paraId="1E8096C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EXAMS Parameter</w:t>
            </w:r>
          </w:p>
        </w:tc>
        <w:tc>
          <w:tcPr>
            <w:tcW w:w="1530" w:type="dxa"/>
          </w:tcPr>
          <w:p w14:paraId="462553D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EXAMS Value for Standard Pond</w:t>
            </w:r>
          </w:p>
        </w:tc>
        <w:tc>
          <w:tcPr>
            <w:tcW w:w="2070" w:type="dxa"/>
          </w:tcPr>
          <w:p w14:paraId="210F43F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EXAMS Value for Standard Drinking Water Reservoir</w:t>
            </w:r>
          </w:p>
        </w:tc>
      </w:tr>
      <w:tr w:rsidR="00D35523" w:rsidRPr="00D35523" w14:paraId="67185E5D" w14:textId="77777777" w:rsidTr="00D45A0E">
        <w:tc>
          <w:tcPr>
            <w:tcW w:w="1548" w:type="dxa"/>
          </w:tcPr>
          <w:p w14:paraId="3CE21F3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PRBEN </w:t>
            </w:r>
          </w:p>
        </w:tc>
        <w:tc>
          <w:tcPr>
            <w:tcW w:w="1710" w:type="dxa"/>
          </w:tcPr>
          <w:p w14:paraId="49D3FAF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14:paraId="6450815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0.5</w:t>
            </w:r>
          </w:p>
        </w:tc>
        <w:tc>
          <w:tcPr>
            <w:tcW w:w="2070" w:type="dxa"/>
          </w:tcPr>
          <w:p w14:paraId="7F7FDB9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0.5</w:t>
            </w:r>
          </w:p>
        </w:tc>
      </w:tr>
      <w:tr w:rsidR="00D35523" w:rsidRPr="00D35523" w14:paraId="58BEB263" w14:textId="77777777" w:rsidTr="00D45A0E">
        <w:tc>
          <w:tcPr>
            <w:tcW w:w="1548" w:type="dxa"/>
          </w:tcPr>
          <w:p w14:paraId="2CE8F14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PCTWA </w:t>
            </w:r>
          </w:p>
        </w:tc>
        <w:tc>
          <w:tcPr>
            <w:tcW w:w="1710" w:type="dxa"/>
          </w:tcPr>
          <w:p w14:paraId="7F7CDBF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14:paraId="740EEB1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137</w:t>
            </w:r>
          </w:p>
        </w:tc>
        <w:tc>
          <w:tcPr>
            <w:tcW w:w="2070" w:type="dxa"/>
          </w:tcPr>
          <w:p w14:paraId="7B5DCE4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137</w:t>
            </w:r>
          </w:p>
        </w:tc>
      </w:tr>
      <w:tr w:rsidR="00D35523" w:rsidRPr="00D35523" w14:paraId="6D01C2B0" w14:textId="77777777" w:rsidTr="00D45A0E">
        <w:tc>
          <w:tcPr>
            <w:tcW w:w="1548" w:type="dxa"/>
          </w:tcPr>
          <w:p w14:paraId="26CE55E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BULKD </w:t>
            </w:r>
          </w:p>
        </w:tc>
        <w:tc>
          <w:tcPr>
            <w:tcW w:w="1710" w:type="dxa"/>
          </w:tcPr>
          <w:p w14:paraId="54C28C3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g/mL</w:t>
            </w:r>
          </w:p>
        </w:tc>
        <w:tc>
          <w:tcPr>
            <w:tcW w:w="1530" w:type="dxa"/>
          </w:tcPr>
          <w:p w14:paraId="468AA34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1.85 </w:t>
            </w:r>
          </w:p>
        </w:tc>
        <w:tc>
          <w:tcPr>
            <w:tcW w:w="2070" w:type="dxa"/>
          </w:tcPr>
          <w:p w14:paraId="4FA7A21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1.85</w:t>
            </w:r>
          </w:p>
        </w:tc>
      </w:tr>
      <w:tr w:rsidR="00D35523" w:rsidRPr="00D35523" w14:paraId="66C8DFB5" w14:textId="77777777" w:rsidTr="00D45A0E">
        <w:tc>
          <w:tcPr>
            <w:tcW w:w="1548" w:type="dxa"/>
          </w:tcPr>
          <w:p w14:paraId="7796C99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FROC</w:t>
            </w:r>
          </w:p>
        </w:tc>
        <w:tc>
          <w:tcPr>
            <w:tcW w:w="1710" w:type="dxa"/>
          </w:tcPr>
          <w:p w14:paraId="6EC0257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14:paraId="5C6ABD1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c>
          <w:tcPr>
            <w:tcW w:w="2070" w:type="dxa"/>
          </w:tcPr>
          <w:p w14:paraId="05E6153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r>
      <w:tr w:rsidR="00D35523" w:rsidRPr="00D35523" w14:paraId="24F6EBDD" w14:textId="77777777" w:rsidTr="00D45A0E">
        <w:tc>
          <w:tcPr>
            <w:tcW w:w="1548" w:type="dxa"/>
          </w:tcPr>
          <w:p w14:paraId="433AFED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CHARL </w:t>
            </w:r>
          </w:p>
        </w:tc>
        <w:tc>
          <w:tcPr>
            <w:tcW w:w="1710" w:type="dxa"/>
          </w:tcPr>
          <w:p w14:paraId="494F610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530" w:type="dxa"/>
          </w:tcPr>
          <w:p w14:paraId="054980F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1.05</w:t>
            </w:r>
          </w:p>
        </w:tc>
        <w:tc>
          <w:tcPr>
            <w:tcW w:w="2070" w:type="dxa"/>
          </w:tcPr>
          <w:p w14:paraId="6FE450A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r>
      <w:tr w:rsidR="00D35523" w:rsidRPr="00D35523" w14:paraId="66D39878" w14:textId="77777777" w:rsidTr="00D45A0E">
        <w:tc>
          <w:tcPr>
            <w:tcW w:w="1548" w:type="dxa"/>
          </w:tcPr>
          <w:p w14:paraId="2FC344F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DSP </w:t>
            </w:r>
          </w:p>
        </w:tc>
        <w:tc>
          <w:tcPr>
            <w:tcW w:w="1710" w:type="dxa"/>
          </w:tcPr>
          <w:p w14:paraId="713A979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r w:rsidRPr="00D35523">
              <w:rPr>
                <w:rFonts w:eastAsia="Times New Roman" w:cs="Times New Roman"/>
                <w:szCs w:val="20"/>
              </w:rPr>
              <w:t>/hr</w:t>
            </w:r>
          </w:p>
        </w:tc>
        <w:tc>
          <w:tcPr>
            <w:tcW w:w="1530" w:type="dxa"/>
          </w:tcPr>
          <w:p w14:paraId="6FD67B7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3.00 x 10</w:t>
            </w:r>
            <w:r w:rsidRPr="00D35523">
              <w:rPr>
                <w:rFonts w:eastAsia="Times New Roman" w:cs="Times New Roman"/>
                <w:szCs w:val="20"/>
                <w:vertAlign w:val="superscript"/>
              </w:rPr>
              <w:t>-5</w:t>
            </w:r>
          </w:p>
        </w:tc>
        <w:tc>
          <w:tcPr>
            <w:tcW w:w="2070" w:type="dxa"/>
          </w:tcPr>
          <w:p w14:paraId="124B1E3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3.00 x 10</w:t>
            </w:r>
            <w:r w:rsidRPr="00D35523">
              <w:rPr>
                <w:rFonts w:eastAsia="Times New Roman" w:cs="Times New Roman"/>
                <w:szCs w:val="20"/>
                <w:vertAlign w:val="superscript"/>
              </w:rPr>
              <w:t>-5</w:t>
            </w:r>
          </w:p>
        </w:tc>
      </w:tr>
      <w:tr w:rsidR="00D35523" w:rsidRPr="00D35523" w14:paraId="104E9751" w14:textId="77777777" w:rsidTr="00D45A0E">
        <w:tc>
          <w:tcPr>
            <w:tcW w:w="1548" w:type="dxa"/>
          </w:tcPr>
          <w:p w14:paraId="5E8D280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AREA</w:t>
            </w:r>
          </w:p>
        </w:tc>
        <w:tc>
          <w:tcPr>
            <w:tcW w:w="1710" w:type="dxa"/>
          </w:tcPr>
          <w:p w14:paraId="68459F1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p>
        </w:tc>
        <w:tc>
          <w:tcPr>
            <w:tcW w:w="1530" w:type="dxa"/>
          </w:tcPr>
          <w:p w14:paraId="51F4E33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10000 </w:t>
            </w:r>
          </w:p>
        </w:tc>
        <w:tc>
          <w:tcPr>
            <w:tcW w:w="2070" w:type="dxa"/>
          </w:tcPr>
          <w:p w14:paraId="3ABD6EC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52600</w:t>
            </w:r>
          </w:p>
        </w:tc>
      </w:tr>
      <w:tr w:rsidR="00D35523" w:rsidRPr="00D35523" w14:paraId="30C958A6" w14:textId="77777777" w:rsidTr="00D45A0E">
        <w:tc>
          <w:tcPr>
            <w:tcW w:w="1548" w:type="dxa"/>
          </w:tcPr>
          <w:p w14:paraId="320FB08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VOL</w:t>
            </w:r>
            <w:r w:rsidRPr="00D35523">
              <w:rPr>
                <w:rFonts w:eastAsia="Times New Roman" w:cs="Times New Roman"/>
                <w:szCs w:val="20"/>
                <w:vertAlign w:val="subscript"/>
              </w:rPr>
              <w:t>1</w:t>
            </w:r>
          </w:p>
        </w:tc>
        <w:tc>
          <w:tcPr>
            <w:tcW w:w="1710" w:type="dxa"/>
          </w:tcPr>
          <w:p w14:paraId="1EF4FEE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530" w:type="dxa"/>
          </w:tcPr>
          <w:p w14:paraId="37E4543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20,000</w:t>
            </w:r>
          </w:p>
        </w:tc>
        <w:tc>
          <w:tcPr>
            <w:tcW w:w="2070" w:type="dxa"/>
          </w:tcPr>
          <w:p w14:paraId="4D7F897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144,000</w:t>
            </w:r>
          </w:p>
        </w:tc>
      </w:tr>
      <w:tr w:rsidR="00D35523" w:rsidRPr="00D35523" w14:paraId="6D21F9FC" w14:textId="77777777" w:rsidTr="00D45A0E">
        <w:tc>
          <w:tcPr>
            <w:tcW w:w="1548" w:type="dxa"/>
          </w:tcPr>
          <w:p w14:paraId="375A978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VOL</w:t>
            </w:r>
            <w:r w:rsidRPr="00D35523">
              <w:rPr>
                <w:rFonts w:eastAsia="Times New Roman" w:cs="Times New Roman"/>
                <w:szCs w:val="20"/>
                <w:vertAlign w:val="subscript"/>
              </w:rPr>
              <w:t>2</w:t>
            </w:r>
          </w:p>
        </w:tc>
        <w:tc>
          <w:tcPr>
            <w:tcW w:w="1710" w:type="dxa"/>
          </w:tcPr>
          <w:p w14:paraId="2974950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530" w:type="dxa"/>
          </w:tcPr>
          <w:p w14:paraId="7885E5B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500</w:t>
            </w:r>
          </w:p>
        </w:tc>
        <w:tc>
          <w:tcPr>
            <w:tcW w:w="2070" w:type="dxa"/>
          </w:tcPr>
          <w:p w14:paraId="43CB665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2,630</w:t>
            </w:r>
          </w:p>
        </w:tc>
      </w:tr>
      <w:tr w:rsidR="00D35523" w:rsidRPr="00D35523" w14:paraId="1E1DFEE1" w14:textId="77777777" w:rsidTr="00D45A0E">
        <w:tc>
          <w:tcPr>
            <w:tcW w:w="1548" w:type="dxa"/>
          </w:tcPr>
          <w:p w14:paraId="4B80255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DEPTH</w:t>
            </w:r>
            <w:r w:rsidRPr="00D35523">
              <w:rPr>
                <w:rFonts w:eastAsia="Times New Roman" w:cs="Times New Roman"/>
                <w:szCs w:val="20"/>
                <w:vertAlign w:val="subscript"/>
              </w:rPr>
              <w:t>1</w:t>
            </w:r>
          </w:p>
        </w:tc>
        <w:tc>
          <w:tcPr>
            <w:tcW w:w="1710" w:type="dxa"/>
          </w:tcPr>
          <w:p w14:paraId="0E2570E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530" w:type="dxa"/>
          </w:tcPr>
          <w:p w14:paraId="4D69B9F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w:t>
            </w:r>
          </w:p>
        </w:tc>
        <w:tc>
          <w:tcPr>
            <w:tcW w:w="2070" w:type="dxa"/>
          </w:tcPr>
          <w:p w14:paraId="6C0F32D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2.74</w:t>
            </w:r>
          </w:p>
        </w:tc>
      </w:tr>
      <w:tr w:rsidR="00D35523" w:rsidRPr="00D35523" w14:paraId="02D8FF14" w14:textId="77777777" w:rsidTr="00D45A0E">
        <w:tc>
          <w:tcPr>
            <w:tcW w:w="1548" w:type="dxa"/>
          </w:tcPr>
          <w:p w14:paraId="7FC7CDF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SUSED</w:t>
            </w:r>
          </w:p>
        </w:tc>
        <w:tc>
          <w:tcPr>
            <w:tcW w:w="1710" w:type="dxa"/>
          </w:tcPr>
          <w:p w14:paraId="2F362AF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mg/mL</w:t>
            </w:r>
          </w:p>
        </w:tc>
        <w:tc>
          <w:tcPr>
            <w:tcW w:w="1530" w:type="dxa"/>
          </w:tcPr>
          <w:p w14:paraId="4C1C223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w:t>
            </w:r>
          </w:p>
        </w:tc>
        <w:tc>
          <w:tcPr>
            <w:tcW w:w="2070" w:type="dxa"/>
          </w:tcPr>
          <w:p w14:paraId="6E59B74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r>
      <w:tr w:rsidR="00D35523" w:rsidRPr="00D35523" w14:paraId="0E5F288F" w14:textId="77777777" w:rsidTr="00D45A0E">
        <w:tc>
          <w:tcPr>
            <w:tcW w:w="1548" w:type="dxa"/>
          </w:tcPr>
          <w:p w14:paraId="59BE657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CHL</w:t>
            </w:r>
          </w:p>
        </w:tc>
        <w:tc>
          <w:tcPr>
            <w:tcW w:w="1710" w:type="dxa"/>
          </w:tcPr>
          <w:p w14:paraId="7847D08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530" w:type="dxa"/>
          </w:tcPr>
          <w:p w14:paraId="7618191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c>
          <w:tcPr>
            <w:tcW w:w="2070" w:type="dxa"/>
          </w:tcPr>
          <w:p w14:paraId="15879B5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r>
      <w:tr w:rsidR="00D35523" w:rsidRPr="00D35523" w14:paraId="69914AC8" w14:textId="77777777" w:rsidTr="00D45A0E">
        <w:tc>
          <w:tcPr>
            <w:tcW w:w="1548" w:type="dxa"/>
          </w:tcPr>
          <w:p w14:paraId="73A3A22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DOC1</w:t>
            </w:r>
          </w:p>
        </w:tc>
        <w:tc>
          <w:tcPr>
            <w:tcW w:w="1710" w:type="dxa"/>
          </w:tcPr>
          <w:p w14:paraId="6790B8D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530" w:type="dxa"/>
          </w:tcPr>
          <w:p w14:paraId="360EED2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c>
          <w:tcPr>
            <w:tcW w:w="2070" w:type="dxa"/>
          </w:tcPr>
          <w:p w14:paraId="75AC2EE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r>
      <w:tr w:rsidR="00D35523" w:rsidRPr="00D35523" w14:paraId="2B77D114" w14:textId="77777777" w:rsidTr="00D45A0E">
        <w:tc>
          <w:tcPr>
            <w:tcW w:w="1548" w:type="dxa"/>
          </w:tcPr>
          <w:p w14:paraId="05EED14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DOC2</w:t>
            </w:r>
          </w:p>
        </w:tc>
        <w:tc>
          <w:tcPr>
            <w:tcW w:w="1710" w:type="dxa"/>
          </w:tcPr>
          <w:p w14:paraId="35DF0C2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530" w:type="dxa"/>
          </w:tcPr>
          <w:p w14:paraId="48E1DD9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c>
          <w:tcPr>
            <w:tcW w:w="2070" w:type="dxa"/>
          </w:tcPr>
          <w:p w14:paraId="1BFF47F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r>
      <w:tr w:rsidR="00D35523" w:rsidRPr="00D35523" w14:paraId="003F9540" w14:textId="77777777" w:rsidTr="00D45A0E">
        <w:tc>
          <w:tcPr>
            <w:tcW w:w="1548" w:type="dxa"/>
          </w:tcPr>
          <w:p w14:paraId="2E9CAEA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LAT</w:t>
            </w:r>
          </w:p>
        </w:tc>
        <w:tc>
          <w:tcPr>
            <w:tcW w:w="1710" w:type="dxa"/>
          </w:tcPr>
          <w:p w14:paraId="4BE513F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c>
          <w:tcPr>
            <w:tcW w:w="1530" w:type="dxa"/>
          </w:tcPr>
          <w:p w14:paraId="2E3B8F4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34</w:t>
            </w:r>
          </w:p>
        </w:tc>
        <w:tc>
          <w:tcPr>
            <w:tcW w:w="2070" w:type="dxa"/>
          </w:tcPr>
          <w:p w14:paraId="3DF522A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39.1</w:t>
            </w:r>
          </w:p>
        </w:tc>
      </w:tr>
      <w:tr w:rsidR="00D35523" w:rsidRPr="00D35523" w14:paraId="7DC6820F" w14:textId="77777777" w:rsidTr="00D45A0E">
        <w:tc>
          <w:tcPr>
            <w:tcW w:w="1548" w:type="dxa"/>
          </w:tcPr>
          <w:p w14:paraId="224D624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BNMAS</w:t>
            </w:r>
          </w:p>
        </w:tc>
        <w:tc>
          <w:tcPr>
            <w:tcW w:w="1710" w:type="dxa"/>
          </w:tcPr>
          <w:p w14:paraId="0DC0608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g/m</w:t>
            </w:r>
            <w:r w:rsidRPr="00D35523">
              <w:rPr>
                <w:rFonts w:eastAsia="Times New Roman" w:cs="Times New Roman"/>
                <w:szCs w:val="20"/>
                <w:vertAlign w:val="superscript"/>
              </w:rPr>
              <w:t>2</w:t>
            </w:r>
          </w:p>
        </w:tc>
        <w:tc>
          <w:tcPr>
            <w:tcW w:w="1530" w:type="dxa"/>
          </w:tcPr>
          <w:p w14:paraId="2844641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0.006</w:t>
            </w:r>
          </w:p>
        </w:tc>
        <w:tc>
          <w:tcPr>
            <w:tcW w:w="2070" w:type="dxa"/>
          </w:tcPr>
          <w:p w14:paraId="62C013D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0.006</w:t>
            </w:r>
          </w:p>
        </w:tc>
      </w:tr>
      <w:tr w:rsidR="00D35523" w:rsidRPr="00D35523" w14:paraId="61F37754" w14:textId="77777777" w:rsidTr="00D45A0E">
        <w:tc>
          <w:tcPr>
            <w:tcW w:w="1548" w:type="dxa"/>
          </w:tcPr>
          <w:p w14:paraId="437880E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BNBAC</w:t>
            </w:r>
            <w:r w:rsidRPr="00D35523">
              <w:rPr>
                <w:rFonts w:eastAsia="Times New Roman" w:cs="Times New Roman"/>
                <w:szCs w:val="20"/>
                <w:vertAlign w:val="subscript"/>
              </w:rPr>
              <w:t>1</w:t>
            </w:r>
          </w:p>
        </w:tc>
        <w:tc>
          <w:tcPr>
            <w:tcW w:w="1710" w:type="dxa"/>
          </w:tcPr>
          <w:p w14:paraId="00F6A0C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14:paraId="10837B6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2070" w:type="dxa"/>
          </w:tcPr>
          <w:p w14:paraId="1F21778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r>
      <w:tr w:rsidR="00D35523" w:rsidRPr="00D35523" w14:paraId="0FD9A394" w14:textId="77777777" w:rsidTr="00D45A0E">
        <w:tc>
          <w:tcPr>
            <w:tcW w:w="1548" w:type="dxa"/>
          </w:tcPr>
          <w:p w14:paraId="5435CEA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BNBAC</w:t>
            </w:r>
            <w:r w:rsidRPr="00D35523">
              <w:rPr>
                <w:rFonts w:eastAsia="Times New Roman" w:cs="Times New Roman"/>
                <w:szCs w:val="20"/>
                <w:vertAlign w:val="subscript"/>
              </w:rPr>
              <w:t>2</w:t>
            </w:r>
          </w:p>
        </w:tc>
        <w:tc>
          <w:tcPr>
            <w:tcW w:w="1710" w:type="dxa"/>
          </w:tcPr>
          <w:p w14:paraId="2F46E6C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cfu/100g</w:t>
            </w:r>
          </w:p>
        </w:tc>
        <w:tc>
          <w:tcPr>
            <w:tcW w:w="1530" w:type="dxa"/>
          </w:tcPr>
          <w:p w14:paraId="4E10BDB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37 </w:t>
            </w:r>
          </w:p>
        </w:tc>
        <w:tc>
          <w:tcPr>
            <w:tcW w:w="2070" w:type="dxa"/>
          </w:tcPr>
          <w:p w14:paraId="734A98E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37 </w:t>
            </w:r>
          </w:p>
        </w:tc>
      </w:tr>
      <w:tr w:rsidR="00D35523" w:rsidRPr="00D35523" w14:paraId="2C5C6C89" w14:textId="77777777" w:rsidTr="00D45A0E">
        <w:tc>
          <w:tcPr>
            <w:tcW w:w="1548" w:type="dxa"/>
          </w:tcPr>
          <w:p w14:paraId="2B65126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BACPL</w:t>
            </w:r>
            <w:r w:rsidRPr="00D35523">
              <w:rPr>
                <w:rFonts w:eastAsia="Times New Roman" w:cs="Times New Roman"/>
                <w:szCs w:val="20"/>
                <w:vertAlign w:val="subscript"/>
              </w:rPr>
              <w:t>1</w:t>
            </w:r>
          </w:p>
        </w:tc>
        <w:tc>
          <w:tcPr>
            <w:tcW w:w="1710" w:type="dxa"/>
          </w:tcPr>
          <w:p w14:paraId="5F7F9E4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cfu/mL</w:t>
            </w:r>
          </w:p>
        </w:tc>
        <w:tc>
          <w:tcPr>
            <w:tcW w:w="1530" w:type="dxa"/>
          </w:tcPr>
          <w:p w14:paraId="3DE8181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1 </w:t>
            </w:r>
          </w:p>
        </w:tc>
        <w:tc>
          <w:tcPr>
            <w:tcW w:w="2070" w:type="dxa"/>
          </w:tcPr>
          <w:p w14:paraId="0BF0B50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w:t>
            </w:r>
          </w:p>
        </w:tc>
      </w:tr>
      <w:tr w:rsidR="00D35523" w:rsidRPr="00D35523" w14:paraId="6D5817C1" w14:textId="77777777" w:rsidTr="00D45A0E">
        <w:tc>
          <w:tcPr>
            <w:tcW w:w="1548" w:type="dxa"/>
          </w:tcPr>
          <w:p w14:paraId="70BC8BB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BACPL</w:t>
            </w:r>
            <w:r w:rsidRPr="00D35523">
              <w:rPr>
                <w:rFonts w:eastAsia="Times New Roman" w:cs="Times New Roman"/>
                <w:szCs w:val="20"/>
                <w:vertAlign w:val="subscript"/>
              </w:rPr>
              <w:t>2</w:t>
            </w:r>
          </w:p>
        </w:tc>
        <w:tc>
          <w:tcPr>
            <w:tcW w:w="1710" w:type="dxa"/>
          </w:tcPr>
          <w:p w14:paraId="0C483A4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14:paraId="49EF9C9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2070" w:type="dxa"/>
          </w:tcPr>
          <w:p w14:paraId="08562F0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r>
      <w:tr w:rsidR="00D35523" w:rsidRPr="00D35523" w14:paraId="3F5BB126" w14:textId="77777777" w:rsidTr="00D45A0E">
        <w:tc>
          <w:tcPr>
            <w:tcW w:w="1548" w:type="dxa"/>
          </w:tcPr>
          <w:p w14:paraId="679447F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DFAC</w:t>
            </w:r>
          </w:p>
        </w:tc>
        <w:tc>
          <w:tcPr>
            <w:tcW w:w="1710" w:type="dxa"/>
          </w:tcPr>
          <w:p w14:paraId="3E9A9EE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p>
        </w:tc>
        <w:tc>
          <w:tcPr>
            <w:tcW w:w="1530" w:type="dxa"/>
          </w:tcPr>
          <w:p w14:paraId="4CD0117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1.19</w:t>
            </w:r>
          </w:p>
        </w:tc>
        <w:tc>
          <w:tcPr>
            <w:tcW w:w="2070" w:type="dxa"/>
          </w:tcPr>
          <w:p w14:paraId="653BBA0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1.19</w:t>
            </w:r>
          </w:p>
        </w:tc>
      </w:tr>
      <w:tr w:rsidR="00D35523" w:rsidRPr="00D35523" w14:paraId="24D26F82" w14:textId="77777777" w:rsidTr="00D45A0E">
        <w:tc>
          <w:tcPr>
            <w:tcW w:w="1548" w:type="dxa"/>
          </w:tcPr>
          <w:p w14:paraId="3BA7D12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WIND</w:t>
            </w:r>
          </w:p>
        </w:tc>
        <w:tc>
          <w:tcPr>
            <w:tcW w:w="1710" w:type="dxa"/>
          </w:tcPr>
          <w:p w14:paraId="300F908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m/s</w:t>
            </w:r>
          </w:p>
        </w:tc>
        <w:tc>
          <w:tcPr>
            <w:tcW w:w="1530" w:type="dxa"/>
          </w:tcPr>
          <w:p w14:paraId="60291A5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metfile</w:t>
            </w:r>
          </w:p>
        </w:tc>
        <w:tc>
          <w:tcPr>
            <w:tcW w:w="2070" w:type="dxa"/>
          </w:tcPr>
          <w:p w14:paraId="23E50A8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metfile </w:t>
            </w:r>
          </w:p>
        </w:tc>
      </w:tr>
      <w:tr w:rsidR="00D35523" w:rsidRPr="00D35523" w14:paraId="7DB035C6" w14:textId="77777777" w:rsidTr="00D45A0E">
        <w:tc>
          <w:tcPr>
            <w:tcW w:w="1548" w:type="dxa"/>
          </w:tcPr>
          <w:p w14:paraId="380C8F1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STFLO</w:t>
            </w:r>
          </w:p>
        </w:tc>
        <w:tc>
          <w:tcPr>
            <w:tcW w:w="1710" w:type="dxa"/>
          </w:tcPr>
          <w:p w14:paraId="54DB30E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/hr</w:t>
            </w:r>
          </w:p>
        </w:tc>
        <w:tc>
          <w:tcPr>
            <w:tcW w:w="1530" w:type="dxa"/>
          </w:tcPr>
          <w:p w14:paraId="77F051A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0 </w:t>
            </w:r>
          </w:p>
        </w:tc>
        <w:tc>
          <w:tcPr>
            <w:tcW w:w="2070" w:type="dxa"/>
          </w:tcPr>
          <w:p w14:paraId="5978786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Average daily rainfall (from 36 years of data)</w:t>
            </w:r>
          </w:p>
        </w:tc>
      </w:tr>
      <w:tr w:rsidR="00D35523" w:rsidRPr="00D35523" w14:paraId="36EDD005" w14:textId="77777777" w:rsidTr="00D45A0E">
        <w:tc>
          <w:tcPr>
            <w:tcW w:w="1548" w:type="dxa"/>
          </w:tcPr>
          <w:p w14:paraId="6C0BE0C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TCEL</w:t>
            </w:r>
          </w:p>
        </w:tc>
        <w:tc>
          <w:tcPr>
            <w:tcW w:w="1710" w:type="dxa"/>
          </w:tcPr>
          <w:p w14:paraId="1EBAB88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B0"/>
            </w:r>
            <w:r w:rsidRPr="00D35523">
              <w:rPr>
                <w:rFonts w:eastAsia="Times New Roman" w:cs="Times New Roman"/>
                <w:szCs w:val="20"/>
              </w:rPr>
              <w:t>C</w:t>
            </w:r>
          </w:p>
        </w:tc>
        <w:tc>
          <w:tcPr>
            <w:tcW w:w="1530" w:type="dxa"/>
          </w:tcPr>
          <w:p w14:paraId="7C45566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monthly avg</w:t>
            </w:r>
          </w:p>
        </w:tc>
        <w:tc>
          <w:tcPr>
            <w:tcW w:w="2070" w:type="dxa"/>
          </w:tcPr>
          <w:p w14:paraId="0B116F7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monthly avg</w:t>
            </w:r>
          </w:p>
        </w:tc>
      </w:tr>
    </w:tbl>
    <w:p w14:paraId="5C52149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br w:type="textWrapping" w:clear="all"/>
      </w:r>
    </w:p>
    <w:p w14:paraId="53ED280B"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2" w:name="_Toc380493501"/>
      <w:r w:rsidRPr="00D35523">
        <w:rPr>
          <w:rFonts w:eastAsia="Times New Roman" w:cs="Times New Roman"/>
          <w:b/>
          <w:i/>
          <w:sz w:val="28"/>
          <w:szCs w:val="20"/>
        </w:rPr>
        <w:t>3.1</w:t>
      </w:r>
      <w:r w:rsidRPr="00D35523">
        <w:rPr>
          <w:rFonts w:eastAsia="Times New Roman" w:cs="Times New Roman"/>
          <w:b/>
          <w:i/>
          <w:sz w:val="28"/>
          <w:szCs w:val="20"/>
        </w:rPr>
        <w:tab/>
        <w:t>Farm Pond</w:t>
      </w:r>
      <w:bookmarkEnd w:id="212"/>
    </w:p>
    <w:p w14:paraId="4C260E81" w14:textId="77777777" w:rsidR="00D35523" w:rsidRPr="00D35523" w:rsidRDefault="00D35523" w:rsidP="00D35523">
      <w:pPr>
        <w:spacing w:after="0" w:line="240" w:lineRule="auto"/>
        <w:ind w:firstLine="720"/>
        <w:rPr>
          <w:rFonts w:eastAsia="Times New Roman" w:cs="Times New Roman"/>
          <w:szCs w:val="12"/>
        </w:rPr>
      </w:pPr>
      <w:r w:rsidRPr="00D35523">
        <w:rPr>
          <w:rFonts w:eastAsia="Times New Roman" w:cs="Times New Roman"/>
          <w:szCs w:val="20"/>
        </w:rPr>
        <w:t>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where</w:t>
      </w:r>
      <w:r w:rsidRPr="00D35523">
        <w:rPr>
          <w:rFonts w:eastAsia="Times New Roman" w:cs="Times New Roman"/>
          <w:szCs w:val="12"/>
        </w:rPr>
        <w:t xml:space="preserve"> inflow is assumed to exactly balance evaporative losses (leaching is not modeled).</w:t>
      </w:r>
      <w:r w:rsidRPr="00D35523">
        <w:rPr>
          <w:rFonts w:eastAsia="Times New Roman" w:cs="Times New Roman"/>
          <w:szCs w:val="20"/>
        </w:rPr>
        <w:t xml:space="preserve"> </w:t>
      </w:r>
      <w:r w:rsidRPr="00D35523">
        <w:rPr>
          <w:rFonts w:eastAsia="Times New Roman" w:cs="Times New Roman"/>
          <w:szCs w:val="12"/>
        </w:rPr>
        <w:t xml:space="preserve">Table 1 gives some of the standard parameters for the pond.  </w:t>
      </w:r>
    </w:p>
    <w:p w14:paraId="6B0742E7" w14:textId="77777777" w:rsidR="00D35523" w:rsidRPr="00D35523" w:rsidRDefault="00D35523" w:rsidP="00D35523">
      <w:pPr>
        <w:spacing w:after="0" w:line="240" w:lineRule="auto"/>
        <w:ind w:firstLine="720"/>
        <w:rPr>
          <w:rFonts w:eastAsia="Times New Roman" w:cs="Times New Roman"/>
          <w:szCs w:val="12"/>
        </w:rPr>
      </w:pPr>
    </w:p>
    <w:p w14:paraId="109E822B"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3" w:name="_Toc380493502"/>
      <w:r w:rsidRPr="00D35523">
        <w:rPr>
          <w:rFonts w:eastAsia="Times New Roman" w:cs="Times New Roman"/>
          <w:b/>
          <w:i/>
          <w:sz w:val="28"/>
          <w:szCs w:val="20"/>
        </w:rPr>
        <w:lastRenderedPageBreak/>
        <w:t>3.2</w:t>
      </w:r>
      <w:r w:rsidRPr="00D35523">
        <w:rPr>
          <w:rFonts w:eastAsia="Times New Roman" w:cs="Times New Roman"/>
          <w:b/>
          <w:i/>
          <w:sz w:val="28"/>
          <w:szCs w:val="20"/>
        </w:rPr>
        <w:tab/>
        <w:t>Index Reservoir</w:t>
      </w:r>
      <w:bookmarkEnd w:id="213"/>
    </w:p>
    <w:p w14:paraId="2BF474F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5C386DF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BE07493"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4" w:name="_Toc380493503"/>
      <w:r w:rsidRPr="00D35523">
        <w:rPr>
          <w:rFonts w:eastAsia="Times New Roman" w:cs="Times New Roman"/>
          <w:b/>
          <w:i/>
          <w:sz w:val="28"/>
          <w:szCs w:val="20"/>
        </w:rPr>
        <w:t>3.3</w:t>
      </w:r>
      <w:r w:rsidRPr="00D35523">
        <w:rPr>
          <w:rFonts w:eastAsia="Times New Roman" w:cs="Times New Roman"/>
          <w:b/>
          <w:i/>
          <w:sz w:val="28"/>
          <w:szCs w:val="20"/>
        </w:rPr>
        <w:tab/>
        <w:t>Custom Water Body</w:t>
      </w:r>
      <w:bookmarkEnd w:id="214"/>
    </w:p>
    <w:p w14:paraId="6CE51A4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custom water body also can be defined in the VVWM with specific dimensions, including the field area [m</w:t>
      </w:r>
      <w:r w:rsidRPr="00D35523">
        <w:rPr>
          <w:rFonts w:eastAsia="Times New Roman" w:cs="Times New Roman"/>
          <w:szCs w:val="20"/>
          <w:vertAlign w:val="superscript"/>
        </w:rPr>
        <w:t>2</w:t>
      </w:r>
      <w:r w:rsidRPr="00D35523">
        <w:rPr>
          <w:rFonts w:eastAsia="Times New Roman" w:cs="Times New Roman"/>
          <w:szCs w:val="20"/>
        </w:rPr>
        <w:t>], water body area [m</w:t>
      </w:r>
      <w:r w:rsidRPr="00D35523">
        <w:rPr>
          <w:rFonts w:eastAsia="Times New Roman" w:cs="Times New Roman"/>
          <w:szCs w:val="20"/>
          <w:vertAlign w:val="superscript"/>
        </w:rPr>
        <w:t>2</w:t>
      </w:r>
      <w:r w:rsidRPr="00D35523">
        <w:rPr>
          <w:rFonts w:eastAsia="Times New Roman" w:cs="Times New Roman"/>
          <w:szCs w:val="20"/>
        </w:rPr>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2C2EA8D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510ABE8"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15" w:name="_Toc380493504"/>
      <w:r w:rsidRPr="00D35523">
        <w:rPr>
          <w:rFonts w:eastAsia="Times New Roman" w:cs="Times New Roman"/>
          <w:b/>
          <w:kern w:val="32"/>
          <w:sz w:val="32"/>
          <w:szCs w:val="32"/>
        </w:rPr>
        <w:t>4</w:t>
      </w:r>
      <w:r w:rsidRPr="00D35523">
        <w:rPr>
          <w:rFonts w:eastAsia="Times New Roman" w:cs="Times New Roman"/>
          <w:b/>
          <w:kern w:val="32"/>
          <w:sz w:val="32"/>
          <w:szCs w:val="32"/>
        </w:rPr>
        <w:tab/>
        <w:t>VVWM Evaluations</w:t>
      </w:r>
      <w:bookmarkEnd w:id="215"/>
    </w:p>
    <w:p w14:paraId="3B9FAEA9"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6" w:name="_Toc380493505"/>
      <w:r w:rsidRPr="00D35523">
        <w:rPr>
          <w:rFonts w:eastAsia="Times New Roman" w:cs="Times New Roman"/>
          <w:b/>
          <w:i/>
          <w:sz w:val="28"/>
          <w:szCs w:val="20"/>
        </w:rPr>
        <w:t>4.1</w:t>
      </w:r>
      <w:r w:rsidRPr="00D35523">
        <w:rPr>
          <w:rFonts w:eastAsia="Times New Roman" w:cs="Times New Roman"/>
          <w:b/>
          <w:i/>
          <w:sz w:val="28"/>
          <w:szCs w:val="20"/>
        </w:rPr>
        <w:tab/>
        <w:t>Solute Holding Capacity Ratio Sensitivity</w:t>
      </w:r>
      <w:bookmarkEnd w:id="216"/>
    </w:p>
    <w:p w14:paraId="77FC58E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As Figure 2 shows, the standard index reservoir has a lower solute holding capacity ratio than the standard pond, and this is due to the greater water column depth of the reservoir.  The point where </w:t>
      </w:r>
      <w:r w:rsidRPr="00D35523">
        <w:rPr>
          <w:rFonts w:eastAsia="Times New Roman" w:cs="Times New Roman"/>
          <w:szCs w:val="20"/>
        </w:rPr>
        <w:sym w:font="Symbol" w:char="F051"/>
      </w:r>
      <w:r w:rsidRPr="00D35523">
        <w:rPr>
          <w:rFonts w:eastAsia="Times New Roman" w:cs="Times New Roman"/>
          <w:szCs w:val="20"/>
        </w:rPr>
        <w:t xml:space="preserve"> is equal to 1 represents the K</w:t>
      </w:r>
      <w:r w:rsidRPr="00D35523">
        <w:rPr>
          <w:rFonts w:eastAsia="Times New Roman" w:cs="Times New Roman"/>
          <w:szCs w:val="20"/>
          <w:vertAlign w:val="subscript"/>
        </w:rPr>
        <w:t>oc</w:t>
      </w:r>
      <w:r w:rsidRPr="00D35523">
        <w:rPr>
          <w:rFonts w:eastAsia="Times New Roman" w:cs="Times New Roman"/>
          <w:szCs w:val="20"/>
        </w:rPr>
        <w:t xml:space="preserve"> for which the solute capacity in the benthic region is equal to that in the water column.  For the pond, equal capacities occur at K</w:t>
      </w:r>
      <w:r w:rsidRPr="00D35523">
        <w:rPr>
          <w:rFonts w:eastAsia="Times New Roman" w:cs="Times New Roman"/>
          <w:szCs w:val="20"/>
          <w:vertAlign w:val="subscript"/>
        </w:rPr>
        <w:t>oc</w:t>
      </w:r>
      <w:r w:rsidRPr="00D35523">
        <w:rPr>
          <w:rFonts w:eastAsia="Times New Roman" w:cs="Times New Roman"/>
          <w:szCs w:val="20"/>
        </w:rPr>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35523">
        <w:rPr>
          <w:rFonts w:eastAsia="Times New Roman" w:cs="Times New Roman"/>
          <w:szCs w:val="20"/>
          <w:vertAlign w:val="subscript"/>
        </w:rPr>
        <w:t>oc</w:t>
      </w:r>
      <w:r w:rsidRPr="00D35523">
        <w:rPr>
          <w:rFonts w:eastAsia="Times New Roman" w:cs="Times New Roman"/>
          <w:szCs w:val="20"/>
        </w:rPr>
        <w:t xml:space="preserve"> values.  These values and Figure 2, however, give some physical insight into how the standard water bodies can potentially distribute solute.</w:t>
      </w:r>
    </w:p>
    <w:p w14:paraId="26EB1851"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35523">
        <w:rPr>
          <w:rFonts w:eastAsia="Times New Roman" w:cs="Times New Roman"/>
          <w:szCs w:val="20"/>
          <w:vertAlign w:val="subscript"/>
        </w:rPr>
        <w:t>oc</w:t>
      </w:r>
      <w:r w:rsidRPr="00D35523">
        <w:rPr>
          <w:rFonts w:eastAsia="Times New Roman" w:cs="Times New Roman"/>
          <w:szCs w:val="20"/>
        </w:rPr>
        <w:t>. Up to a K</w:t>
      </w:r>
      <w:r w:rsidRPr="00D35523">
        <w:rPr>
          <w:rFonts w:eastAsia="Times New Roman" w:cs="Times New Roman"/>
          <w:szCs w:val="20"/>
          <w:vertAlign w:val="subscript"/>
        </w:rPr>
        <w:t>oc</w:t>
      </w:r>
      <w:r w:rsidRPr="00D35523">
        <w:rPr>
          <w:rFonts w:eastAsia="Times New Roman" w:cs="Times New Roman"/>
          <w:szCs w:val="20"/>
        </w:rPr>
        <w:t xml:space="preserve"> value of ~10,000 mL/g, only the water phase is significant.  Up to K</w:t>
      </w:r>
      <w:r w:rsidRPr="00D35523">
        <w:rPr>
          <w:rFonts w:eastAsia="Times New Roman" w:cs="Times New Roman"/>
          <w:szCs w:val="20"/>
          <w:vertAlign w:val="subscript"/>
        </w:rPr>
        <w:t>oc</w:t>
      </w:r>
      <w:r w:rsidRPr="00D35523">
        <w:rPr>
          <w:rFonts w:eastAsia="Times New Roman" w:cs="Times New Roman"/>
          <w:szCs w:val="20"/>
        </w:rPr>
        <w:t xml:space="preserve"> values of 100,000, biota partitioning is not significant, and at a K</w:t>
      </w:r>
      <w:r w:rsidRPr="00D35523">
        <w:rPr>
          <w:rFonts w:eastAsia="Times New Roman" w:cs="Times New Roman"/>
          <w:szCs w:val="20"/>
          <w:vertAlign w:val="subscript"/>
        </w:rPr>
        <w:t>oc</w:t>
      </w:r>
      <w:r w:rsidRPr="00D35523">
        <w:rPr>
          <w:rFonts w:eastAsia="Times New Roman" w:cs="Times New Roman"/>
          <w:szCs w:val="20"/>
        </w:rPr>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2410AE13"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Figure 4 shows the relative capacities for the benthic region.  For the benthic region of the standard water bodies, DOC and biota partitioning are not significant at any K</w:t>
      </w:r>
      <w:r w:rsidRPr="00D35523">
        <w:rPr>
          <w:rFonts w:eastAsia="Times New Roman" w:cs="Times New Roman"/>
          <w:szCs w:val="20"/>
          <w:vertAlign w:val="subscript"/>
        </w:rPr>
        <w:t>oc</w:t>
      </w:r>
      <w:r w:rsidRPr="00D35523">
        <w:rPr>
          <w:rFonts w:eastAsia="Times New Roman" w:cs="Times New Roman"/>
          <w:szCs w:val="20"/>
        </w:rPr>
        <w:t xml:space="preserve"> value; the relative fractions for DOC and biota are on the order of 10</w:t>
      </w:r>
      <w:r w:rsidRPr="00D35523">
        <w:rPr>
          <w:rFonts w:eastAsia="Times New Roman" w:cs="Times New Roman"/>
          <w:szCs w:val="20"/>
          <w:vertAlign w:val="superscript"/>
        </w:rPr>
        <w:t>-7</w:t>
      </w:r>
      <w:r w:rsidRPr="00D35523">
        <w:rPr>
          <w:rFonts w:eastAsia="Times New Roman" w:cs="Times New Roman"/>
          <w:szCs w:val="20"/>
        </w:rPr>
        <w:t xml:space="preserve"> to 10</w:t>
      </w:r>
      <w:r w:rsidRPr="00D35523">
        <w:rPr>
          <w:rFonts w:eastAsia="Times New Roman" w:cs="Times New Roman"/>
          <w:szCs w:val="20"/>
          <w:vertAlign w:val="superscript"/>
        </w:rPr>
        <w:t>-5</w:t>
      </w:r>
      <w:r w:rsidRPr="00D35523">
        <w:rPr>
          <w:rFonts w:eastAsia="Times New Roman" w:cs="Times New Roman"/>
          <w:szCs w:val="20"/>
        </w:rPr>
        <w:t>, which cannot be seen in the K</w:t>
      </w:r>
      <w:r w:rsidRPr="00D35523">
        <w:rPr>
          <w:rFonts w:eastAsia="Times New Roman" w:cs="Times New Roman"/>
          <w:szCs w:val="20"/>
          <w:vertAlign w:val="subscript"/>
        </w:rPr>
        <w:t>oc</w:t>
      </w:r>
      <w:r w:rsidRPr="00D35523">
        <w:rPr>
          <w:rFonts w:eastAsia="Times New Roman" w:cs="Times New Roman"/>
          <w:szCs w:val="20"/>
        </w:rPr>
        <w:t xml:space="preserve"> range shown (Figure 4).  At a K</w:t>
      </w:r>
      <w:r w:rsidRPr="00D35523">
        <w:rPr>
          <w:rFonts w:eastAsia="Times New Roman" w:cs="Times New Roman"/>
          <w:szCs w:val="20"/>
          <w:vertAlign w:val="subscript"/>
        </w:rPr>
        <w:t>oc</w:t>
      </w:r>
      <w:r w:rsidRPr="00D35523">
        <w:rPr>
          <w:rFonts w:eastAsia="Times New Roman" w:cs="Times New Roman"/>
          <w:szCs w:val="20"/>
        </w:rPr>
        <w:t xml:space="preserve"> of about 9 mL/g, solute is evenly distributed between the pore-water-dissolved fraction and the sediment-sorbed fraction. At K</w:t>
      </w:r>
      <w:r w:rsidRPr="00D35523">
        <w:rPr>
          <w:rFonts w:eastAsia="Times New Roman" w:cs="Times New Roman"/>
          <w:szCs w:val="20"/>
          <w:vertAlign w:val="subscript"/>
        </w:rPr>
        <w:t>oc</w:t>
      </w:r>
      <w:r w:rsidRPr="00D35523">
        <w:rPr>
          <w:rFonts w:eastAsia="Times New Roman" w:cs="Times New Roman"/>
          <w:szCs w:val="20"/>
        </w:rPr>
        <w:t xml:space="preserve"> values above 1,000 mL/g, the vast majority of solute in the benthic region is sorbed to sediment.</w:t>
      </w:r>
    </w:p>
    <w:p w14:paraId="2EF2CFCB"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172C935D" wp14:editId="241E0312">
            <wp:extent cx="4781550" cy="3388032"/>
            <wp:effectExtent l="0" t="0" r="0" b="0"/>
            <wp:docPr id="24"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cstate="print"/>
                    <a:srcRect/>
                    <a:stretch>
                      <a:fillRect/>
                    </a:stretch>
                  </pic:blipFill>
                  <pic:spPr bwMode="auto">
                    <a:xfrm>
                      <a:off x="0" y="0"/>
                      <a:ext cx="4790370" cy="3394281"/>
                    </a:xfrm>
                    <a:prstGeom prst="rect">
                      <a:avLst/>
                    </a:prstGeom>
                    <a:noFill/>
                  </pic:spPr>
                </pic:pic>
              </a:graphicData>
            </a:graphic>
          </wp:inline>
        </w:drawing>
      </w:r>
    </w:p>
    <w:p w14:paraId="341A5DC3" w14:textId="77777777" w:rsidR="00D35523" w:rsidRPr="00D35523" w:rsidRDefault="00D35523" w:rsidP="00D35523">
      <w:pPr>
        <w:keepNext/>
        <w:keepLines/>
        <w:overflowPunct w:val="0"/>
        <w:autoSpaceDE w:val="0"/>
        <w:autoSpaceDN w:val="0"/>
        <w:adjustRightInd w:val="0"/>
        <w:spacing w:after="200" w:line="240" w:lineRule="auto"/>
        <w:textAlignment w:val="baseline"/>
        <w:rPr>
          <w:rFonts w:eastAsia="Times New Roman" w:cs="Times New Roman"/>
          <w:b/>
          <w:bCs/>
          <w:szCs w:val="24"/>
        </w:rPr>
      </w:pPr>
      <w:r w:rsidRPr="00D35523">
        <w:rPr>
          <w:rFonts w:eastAsia="Times New Roman" w:cs="Times New Roman"/>
          <w:b/>
          <w:bCs/>
          <w:szCs w:val="24"/>
        </w:rPr>
        <w:t>Figure 2. Solute holding capacity as a function of K</w:t>
      </w:r>
      <w:r w:rsidRPr="00D35523">
        <w:rPr>
          <w:rFonts w:eastAsia="Times New Roman" w:cs="Times New Roman"/>
          <w:b/>
          <w:bCs/>
          <w:szCs w:val="24"/>
          <w:vertAlign w:val="subscript"/>
        </w:rPr>
        <w:t>oc</w:t>
      </w:r>
      <w:r w:rsidRPr="00D35523">
        <w:rPr>
          <w:rFonts w:eastAsia="Times New Roman" w:cs="Times New Roman"/>
          <w:b/>
          <w:bCs/>
          <w:szCs w:val="24"/>
        </w:rPr>
        <w:t xml:space="preserve"> for the USEPA standard water bodies.</w:t>
      </w:r>
    </w:p>
    <w:p w14:paraId="728BD276"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p w14:paraId="7915E3C9"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2E688A6E" wp14:editId="7B935CF9">
            <wp:extent cx="5038725" cy="3834987"/>
            <wp:effectExtent l="0" t="0" r="0" b="0"/>
            <wp:docPr id="25"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6" cstate="print"/>
                    <a:srcRect/>
                    <a:stretch>
                      <a:fillRect/>
                    </a:stretch>
                  </pic:blipFill>
                  <pic:spPr bwMode="auto">
                    <a:xfrm>
                      <a:off x="0" y="0"/>
                      <a:ext cx="5038725" cy="3834987"/>
                    </a:xfrm>
                    <a:prstGeom prst="rect">
                      <a:avLst/>
                    </a:prstGeom>
                    <a:noFill/>
                  </pic:spPr>
                </pic:pic>
              </a:graphicData>
            </a:graphic>
          </wp:inline>
        </w:drawing>
      </w:r>
    </w:p>
    <w:p w14:paraId="57D09E03"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szCs w:val="24"/>
        </w:rPr>
      </w:pPr>
      <w:r w:rsidRPr="00D35523">
        <w:rPr>
          <w:rFonts w:eastAsia="Times New Roman" w:cs="Times New Roman"/>
          <w:b/>
          <w:szCs w:val="24"/>
        </w:rPr>
        <w:t>Figure 3. Relative solute holding capacity of individual components in water column.</w:t>
      </w:r>
    </w:p>
    <w:p w14:paraId="794ACD0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5A7792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4DEB1D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E59708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5F62B371" wp14:editId="688AE0F9">
            <wp:extent cx="4800954" cy="3533775"/>
            <wp:effectExtent l="0" t="0" r="0" b="0"/>
            <wp:docPr id="26"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cstate="print"/>
                    <a:srcRect/>
                    <a:stretch>
                      <a:fillRect/>
                    </a:stretch>
                  </pic:blipFill>
                  <pic:spPr bwMode="auto">
                    <a:xfrm>
                      <a:off x="0" y="0"/>
                      <a:ext cx="4805593" cy="3537189"/>
                    </a:xfrm>
                    <a:prstGeom prst="rect">
                      <a:avLst/>
                    </a:prstGeom>
                    <a:noFill/>
                  </pic:spPr>
                </pic:pic>
              </a:graphicData>
            </a:graphic>
          </wp:inline>
        </w:drawing>
      </w:r>
    </w:p>
    <w:p w14:paraId="383FBD3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4"/>
        </w:rPr>
      </w:pPr>
      <w:r w:rsidRPr="00D35523">
        <w:rPr>
          <w:rFonts w:eastAsia="Times New Roman" w:cs="Times New Roman"/>
          <w:b/>
          <w:szCs w:val="24"/>
        </w:rPr>
        <w:t>Figure 4. Relative solute holding capacity of individual components in benthic region.</w:t>
      </w:r>
    </w:p>
    <w:p w14:paraId="0049F73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09CC5FA"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7" w:name="_Toc380493506"/>
      <w:r w:rsidRPr="00D35523">
        <w:rPr>
          <w:rFonts w:eastAsia="Times New Roman" w:cs="Times New Roman"/>
          <w:b/>
          <w:i/>
          <w:sz w:val="28"/>
          <w:szCs w:val="20"/>
        </w:rPr>
        <w:t>4.2</w:t>
      </w:r>
      <w:r w:rsidRPr="00D35523">
        <w:rPr>
          <w:rFonts w:eastAsia="Times New Roman" w:cs="Times New Roman"/>
          <w:b/>
          <w:i/>
          <w:sz w:val="28"/>
          <w:szCs w:val="20"/>
        </w:rPr>
        <w:tab/>
        <w:t>Washout and Overflow Sensitivity</w:t>
      </w:r>
      <w:bookmarkEnd w:id="217"/>
    </w:p>
    <w:p w14:paraId="0963E3F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r w:rsidRPr="00D35523">
        <w:rPr>
          <w:rFonts w:eastAsia="Times New Roman" w:cs="Times New Roman"/>
          <w:szCs w:val="20"/>
        </w:rPr>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2E0C7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9A0395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32E59204" wp14:editId="2C1F69F6">
            <wp:extent cx="4495818" cy="3348314"/>
            <wp:effectExtent l="0" t="0" r="0" b="0"/>
            <wp:docPr id="27"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8" cstate="print"/>
                    <a:srcRect/>
                    <a:stretch>
                      <a:fillRect/>
                    </a:stretch>
                  </pic:blipFill>
                  <pic:spPr bwMode="auto">
                    <a:xfrm>
                      <a:off x="0" y="0"/>
                      <a:ext cx="4495826" cy="3348320"/>
                    </a:xfrm>
                    <a:prstGeom prst="rect">
                      <a:avLst/>
                    </a:prstGeom>
                    <a:noFill/>
                  </pic:spPr>
                </pic:pic>
              </a:graphicData>
            </a:graphic>
          </wp:inline>
        </w:drawing>
      </w:r>
    </w:p>
    <w:p w14:paraId="12C4CD3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300C41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5.   Effective half-life of pesticide due to washout in the standard pond as currently parameterized (1 hA area, 2 m deep). Range of flow rates are for the current standard field size (10 hA).</w:t>
      </w:r>
    </w:p>
    <w:p w14:paraId="6F707B4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4C30D949" wp14:editId="090C93F9">
            <wp:extent cx="4278702" cy="3418898"/>
            <wp:effectExtent l="0" t="0" r="0" b="0"/>
            <wp:docPr id="28"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9" cstate="print"/>
                    <a:srcRect/>
                    <a:stretch>
                      <a:fillRect/>
                    </a:stretch>
                  </pic:blipFill>
                  <pic:spPr bwMode="auto">
                    <a:xfrm>
                      <a:off x="0" y="0"/>
                      <a:ext cx="4277497" cy="3417935"/>
                    </a:xfrm>
                    <a:prstGeom prst="rect">
                      <a:avLst/>
                    </a:prstGeom>
                    <a:noFill/>
                  </pic:spPr>
                </pic:pic>
              </a:graphicData>
            </a:graphic>
          </wp:inline>
        </w:drawing>
      </w:r>
    </w:p>
    <w:p w14:paraId="49363E7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6.   Effective half-life of pesticide due to washout in the standard reservoir as currently parameterized (5.26 hA, 2 m deep). Range of flow rates are for the current standard field size (10 hA).</w:t>
      </w:r>
    </w:p>
    <w:p w14:paraId="410735D2"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8" w:name="_Toc380493507"/>
      <w:r w:rsidRPr="00D35523">
        <w:rPr>
          <w:rFonts w:eastAsia="Times New Roman" w:cs="Times New Roman"/>
          <w:b/>
          <w:i/>
          <w:sz w:val="28"/>
          <w:szCs w:val="20"/>
        </w:rPr>
        <w:lastRenderedPageBreak/>
        <w:t>4.3</w:t>
      </w:r>
      <w:r w:rsidRPr="00D35523">
        <w:rPr>
          <w:rFonts w:eastAsia="Times New Roman" w:cs="Times New Roman"/>
          <w:b/>
          <w:i/>
          <w:sz w:val="28"/>
          <w:szCs w:val="20"/>
        </w:rPr>
        <w:tab/>
        <w:t>Photolysis Sensitivity</w:t>
      </w:r>
      <w:bookmarkEnd w:id="218"/>
    </w:p>
    <w:p w14:paraId="4CA883E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7D9A4E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739876F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B194A3C" w14:textId="77777777" w:rsidR="00D35523" w:rsidRPr="00D35523" w:rsidRDefault="00D35523" w:rsidP="00D35523">
      <w:pPr>
        <w:overflowPunct w:val="0"/>
        <w:autoSpaceDE w:val="0"/>
        <w:autoSpaceDN w:val="0"/>
        <w:adjustRightInd w:val="0"/>
        <w:spacing w:after="0" w:line="240" w:lineRule="auto"/>
        <w:jc w:val="right"/>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6700" w:dyaOrig="760" w14:anchorId="429571C0">
          <v:shape id="_x0000_i1093" type="#_x0000_t75" style="width:308.25pt;height:35.25pt" o:ole="">
            <v:imagedata r:id="rId170" o:title=""/>
          </v:shape>
          <o:OLEObject Type="Embed" ProgID="Equation.3" ShapeID="_x0000_i1093" DrawAspect="Content" ObjectID="_1594703809" r:id="rId171"/>
        </w:object>
      </w:r>
      <w:r w:rsidRPr="00D35523">
        <w:rPr>
          <w:rFonts w:eastAsia="Times New Roman" w:cs="Times New Roman"/>
          <w:sz w:val="20"/>
          <w:szCs w:val="20"/>
        </w:rPr>
        <w:t xml:space="preserve">  </w:t>
      </w:r>
      <w:r w:rsidRPr="00D35523">
        <w:rPr>
          <w:rFonts w:eastAsia="Times New Roman" w:cs="Times New Roman"/>
          <w:sz w:val="20"/>
          <w:szCs w:val="20"/>
        </w:rPr>
        <w:tab/>
      </w:r>
      <w:r w:rsidRPr="00D35523">
        <w:rPr>
          <w:rFonts w:eastAsia="Times New Roman" w:cs="Times New Roman"/>
          <w:sz w:val="20"/>
          <w:szCs w:val="20"/>
        </w:rPr>
        <w:tab/>
        <w:t>(</w:t>
      </w:r>
      <w:r w:rsidRPr="00D35523">
        <w:rPr>
          <w:rFonts w:eastAsia="Times New Roman" w:cs="Times New Roman"/>
          <w:szCs w:val="24"/>
        </w:rPr>
        <w:t>52</w:t>
      </w:r>
      <w:r w:rsidRPr="00D35523">
        <w:rPr>
          <w:rFonts w:eastAsia="Times New Roman" w:cs="Times New Roman"/>
          <w:sz w:val="20"/>
          <w:szCs w:val="20"/>
        </w:rPr>
        <w:t>)</w:t>
      </w:r>
    </w:p>
    <w:p w14:paraId="5441AB8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65F0C3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Values for the standard water bodies are given in Table 1. Given the values for standard water bodies in Table 1(a = 42.096 m</w:t>
      </w:r>
      <w:r w:rsidRPr="00D35523">
        <w:rPr>
          <w:rFonts w:eastAsia="Times New Roman" w:cs="Times New Roman"/>
          <w:szCs w:val="20"/>
          <w:vertAlign w:val="superscript"/>
        </w:rPr>
        <w:t>-1</w:t>
      </w:r>
      <w:r w:rsidRPr="00D35523">
        <w:rPr>
          <w:rFonts w:eastAsia="Times New Roman" w:cs="Times New Roman"/>
          <w:szCs w:val="20"/>
        </w:rPr>
        <w:t>); f</w:t>
      </w:r>
      <w:r w:rsidRPr="00D35523">
        <w:rPr>
          <w:rFonts w:eastAsia="Times New Roman" w:cs="Times New Roman"/>
          <w:szCs w:val="20"/>
          <w:vertAlign w:val="subscript"/>
        </w:rPr>
        <w:t>atten</w:t>
      </w:r>
      <w:r w:rsidRPr="00D35523">
        <w:rPr>
          <w:rFonts w:eastAsia="Times New Roman" w:cs="Times New Roman"/>
          <w:szCs w:val="20"/>
        </w:rPr>
        <w:t xml:space="preserve"> = 0.009981 for the farm pond; f</w:t>
      </w:r>
      <w:r w:rsidRPr="00D35523">
        <w:rPr>
          <w:rFonts w:eastAsia="Times New Roman" w:cs="Times New Roman"/>
          <w:szCs w:val="20"/>
          <w:vertAlign w:val="subscript"/>
        </w:rPr>
        <w:t>atten</w:t>
      </w:r>
      <w:r w:rsidRPr="00D35523">
        <w:rPr>
          <w:rFonts w:eastAsia="Times New Roman" w:cs="Times New Roman"/>
          <w:szCs w:val="20"/>
        </w:rPr>
        <w:t xml:space="preserve"> = 0.007286 for the reservoir; and </w:t>
      </w:r>
      <w:r w:rsidRPr="00D35523">
        <w:rPr>
          <w:rFonts w:eastAsia="Times New Roman" w:cs="Times New Roman"/>
          <w:i/>
          <w:szCs w:val="20"/>
        </w:rPr>
        <w:t>f</w:t>
      </w:r>
      <w:r w:rsidRPr="00D35523">
        <w:rPr>
          <w:rFonts w:eastAsia="Times New Roman" w:cs="Times New Roman"/>
          <w:i/>
          <w:szCs w:val="20"/>
          <w:vertAlign w:val="subscript"/>
        </w:rPr>
        <w:t>lat</w:t>
      </w:r>
      <w:r w:rsidRPr="00D35523">
        <w:rPr>
          <w:rFonts w:eastAsia="Times New Roman" w:cs="Times New Roman"/>
          <w:szCs w:val="20"/>
        </w:rPr>
        <w:t xml:space="preserve"> =s 0.804 for 34°. </w:t>
      </w:r>
    </w:p>
    <w:p w14:paraId="3763E16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D35523">
        <w:rPr>
          <w:rFonts w:eastAsia="Times New Roman" w:cs="Times New Roman"/>
          <w:szCs w:val="20"/>
          <w:vertAlign w:val="subscript"/>
        </w:rPr>
        <w:t>w</w:t>
      </w:r>
      <w:r w:rsidRPr="00D35523">
        <w:rPr>
          <w:rFonts w:eastAsia="Times New Roman" w:cs="Times New Roman"/>
          <w:szCs w:val="20"/>
        </w:rPr>
        <w:t xml:space="preserve"> in equation (5).  </w:t>
      </w:r>
    </w:p>
    <w:p w14:paraId="0DCB4DB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r w:rsidRPr="00D35523">
        <w:rPr>
          <w:rFonts w:eastAsia="Times New Roman" w:cs="Times New Roman"/>
          <w:szCs w:val="20"/>
        </w:rPr>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4B72284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57FCC6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2D0CC5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7A39B8B9" wp14:editId="13709994">
            <wp:extent cx="4764738" cy="3735238"/>
            <wp:effectExtent l="0" t="0" r="0" b="0"/>
            <wp:docPr id="29" name="Picture 29"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5F3B8EC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7. The effect of depth on the effective half-life due to photolysis, showing the almost proportional linear relationship of half-life with depth.</w:t>
      </w:r>
    </w:p>
    <w:p w14:paraId="0AE04C9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9E72BD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48917D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61C08CB8" wp14:editId="32E35366">
            <wp:extent cx="4794492" cy="3314812"/>
            <wp:effectExtent l="0" t="0" r="0" b="0"/>
            <wp:docPr id="30" name="Picture 30"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6A656DC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8. Smaller scale depth figure, showing that reductions in photolysis half-life become proportional (linear) with depth after about 0.02 m.</w:t>
      </w:r>
    </w:p>
    <w:p w14:paraId="5032164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C8CB214"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9" w:name="_Toc380493508"/>
      <w:r w:rsidRPr="00D35523">
        <w:rPr>
          <w:rFonts w:eastAsia="Times New Roman" w:cs="Times New Roman"/>
          <w:b/>
          <w:i/>
          <w:sz w:val="28"/>
          <w:szCs w:val="20"/>
        </w:rPr>
        <w:t>4.4</w:t>
      </w:r>
      <w:r w:rsidRPr="00D35523">
        <w:rPr>
          <w:rFonts w:eastAsia="Times New Roman" w:cs="Times New Roman"/>
          <w:b/>
          <w:i/>
          <w:sz w:val="28"/>
          <w:szCs w:val="20"/>
        </w:rPr>
        <w:tab/>
        <w:t>Volatilization</w:t>
      </w:r>
      <w:bookmarkEnd w:id="219"/>
    </w:p>
    <w:p w14:paraId="2C98636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effect that wind speed has on effective half-life is given in Figure 9 for the standard pond.  The figure shows that wind speed variations will have an increasingly dramatic effect as Henry’s law coefficient is reduced.  The use of daily wind speeds in the VVWM thus has significant short-term implications (acute concentrations) for low Henry’s law compounds.</w:t>
      </w:r>
    </w:p>
    <w:p w14:paraId="6D2A8B2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142A745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BBD5D8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560340C0" wp14:editId="55D7F7A4">
            <wp:extent cx="5029200" cy="3557080"/>
            <wp:effectExtent l="0" t="0" r="0" b="0"/>
            <wp:docPr id="31"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cstate="print"/>
                    <a:srcRect/>
                    <a:stretch>
                      <a:fillRect/>
                    </a:stretch>
                  </pic:blipFill>
                  <pic:spPr bwMode="auto">
                    <a:xfrm>
                      <a:off x="0" y="0"/>
                      <a:ext cx="5032620" cy="3559499"/>
                    </a:xfrm>
                    <a:prstGeom prst="rect">
                      <a:avLst/>
                    </a:prstGeom>
                    <a:noFill/>
                  </pic:spPr>
                </pic:pic>
              </a:graphicData>
            </a:graphic>
          </wp:inline>
        </w:drawing>
      </w:r>
    </w:p>
    <w:p w14:paraId="6AB9176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 xml:space="preserve">Figure 9. Effect of Henry’s Law Constant and wind speed (measured at 6m) on effective volatilization half-life of aqueous phase. MW= 100, Temp = 25 </w:t>
      </w:r>
      <w:r w:rsidRPr="00D35523">
        <w:rPr>
          <w:rFonts w:eastAsia="Times New Roman" w:cs="Times New Roman"/>
          <w:b/>
          <w:szCs w:val="20"/>
        </w:rPr>
        <w:sym w:font="Symbol" w:char="F0B0"/>
      </w:r>
      <w:r w:rsidRPr="00D35523">
        <w:rPr>
          <w:rFonts w:eastAsia="Times New Roman" w:cs="Times New Roman"/>
          <w:b/>
          <w:szCs w:val="20"/>
        </w:rPr>
        <w:t>C.</w:t>
      </w:r>
    </w:p>
    <w:p w14:paraId="59C36F5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993E4F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9C337E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143D1B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59442C03" wp14:editId="27595C56">
            <wp:extent cx="5191125" cy="3654792"/>
            <wp:effectExtent l="0" t="0" r="0" b="0"/>
            <wp:docPr id="96"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5" cstate="print"/>
                    <a:srcRect/>
                    <a:stretch>
                      <a:fillRect/>
                    </a:stretch>
                  </pic:blipFill>
                  <pic:spPr bwMode="auto">
                    <a:xfrm>
                      <a:off x="0" y="0"/>
                      <a:ext cx="5191125" cy="3654792"/>
                    </a:xfrm>
                    <a:prstGeom prst="rect">
                      <a:avLst/>
                    </a:prstGeom>
                    <a:noFill/>
                  </pic:spPr>
                </pic:pic>
              </a:graphicData>
            </a:graphic>
          </wp:inline>
        </w:drawing>
      </w:r>
    </w:p>
    <w:p w14:paraId="31D2043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10. Effect of Henry’s Law Constant and temperature on effective volatilization half-life of aqueous phase.  The lack of temperature sensitivity is a result of not considering the effect of temperature on Henry’s Law Constant.  Wind speed = 1 m/s, MW=100.</w:t>
      </w:r>
    </w:p>
    <w:p w14:paraId="60F8B9E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100996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F0AC18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AAEB36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B25571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28A59E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0A6EEB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F21DF5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181F12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anchor distT="0" distB="0" distL="114300" distR="114300" simplePos="0" relativeHeight="251660288" behindDoc="0" locked="0" layoutInCell="1" allowOverlap="1" wp14:anchorId="2A3822A4" wp14:editId="4695A76C">
            <wp:simplePos x="0" y="0"/>
            <wp:positionH relativeFrom="column">
              <wp:posOffset>42545</wp:posOffset>
            </wp:positionH>
            <wp:positionV relativeFrom="paragraph">
              <wp:posOffset>-405765</wp:posOffset>
            </wp:positionV>
            <wp:extent cx="4821555" cy="3821430"/>
            <wp:effectExtent l="0" t="0" r="0" b="0"/>
            <wp:wrapTopAndBottom/>
            <wp:docPr id="97"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76"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610D829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11. Comparison of the volatilization mechanisms of the VVWM and EXAMS for conditions: solubility = 100 mg/L, MW=100, vapor pressure = 0.1 torr, Koc = 1 mL/g,  wind speed = 1 m/s, temperature = 25</w:t>
      </w:r>
      <w:r w:rsidRPr="00D35523">
        <w:rPr>
          <w:rFonts w:eastAsia="Times New Roman" w:cs="Times New Roman"/>
          <w:b/>
          <w:szCs w:val="20"/>
          <w:vertAlign w:val="superscript"/>
        </w:rPr>
        <w:t>o</w:t>
      </w:r>
      <w:r w:rsidRPr="00D35523">
        <w:rPr>
          <w:rFonts w:eastAsia="Times New Roman" w:cs="Times New Roman"/>
          <w:b/>
          <w:szCs w:val="20"/>
        </w:rPr>
        <w:t xml:space="preserve"> C, and an input mass of 0.02 kg to the water column.  A constant volume condition was used for the VVWM.</w:t>
      </w:r>
    </w:p>
    <w:p w14:paraId="5E57CCB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95698D2"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20" w:name="_Toc380493509"/>
      <w:r w:rsidRPr="00D35523">
        <w:rPr>
          <w:rFonts w:eastAsia="Times New Roman" w:cs="Times New Roman"/>
          <w:b/>
          <w:kern w:val="32"/>
          <w:sz w:val="32"/>
          <w:szCs w:val="32"/>
        </w:rPr>
        <w:t>5</w:t>
      </w:r>
      <w:r w:rsidRPr="00D35523">
        <w:rPr>
          <w:rFonts w:eastAsia="Times New Roman" w:cs="Times New Roman"/>
          <w:b/>
          <w:kern w:val="32"/>
          <w:sz w:val="32"/>
          <w:szCs w:val="32"/>
        </w:rPr>
        <w:tab/>
        <w:t>Testing and Comparison of VVWM Solution with EXAMS</w:t>
      </w:r>
      <w:bookmarkEnd w:id="220"/>
    </w:p>
    <w:p w14:paraId="3A319D8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insignificant, and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a similar manner,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14:paraId="1C75642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5E907F7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6876DAC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32B33F3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218CC25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3007BD79" w14:textId="77777777" w:rsidR="00D35523" w:rsidRPr="00D35523" w:rsidRDefault="00756C7E" w:rsidP="00D35523">
      <w:pPr>
        <w:overflowPunct w:val="0"/>
        <w:autoSpaceDE w:val="0"/>
        <w:autoSpaceDN w:val="0"/>
        <w:adjustRightInd w:val="0"/>
        <w:spacing w:after="0" w:line="240" w:lineRule="auto"/>
        <w:textAlignment w:val="baseline"/>
        <w:rPr>
          <w:rFonts w:eastAsia="Times New Roman" w:cs="Times New Roman"/>
          <w:noProof/>
          <w:szCs w:val="20"/>
        </w:rPr>
      </w:pPr>
      <w:r w:rsidRPr="00D35523">
        <w:rPr>
          <w:rFonts w:eastAsia="Times New Roman" w:cs="Times New Roman"/>
          <w:noProof/>
          <w:szCs w:val="20"/>
        </w:rPr>
        <mc:AlternateContent>
          <mc:Choice Requires="wpg">
            <w:drawing>
              <wp:anchor distT="54864" distB="57912" distL="156972" distR="169164" simplePos="0" relativeHeight="251661312" behindDoc="0" locked="0" layoutInCell="1" allowOverlap="1" wp14:anchorId="7644BCC3" wp14:editId="460A7F93">
                <wp:simplePos x="0" y="0"/>
                <wp:positionH relativeFrom="column">
                  <wp:posOffset>142875</wp:posOffset>
                </wp:positionH>
                <wp:positionV relativeFrom="paragraph">
                  <wp:posOffset>367665</wp:posOffset>
                </wp:positionV>
                <wp:extent cx="4968240" cy="3407410"/>
                <wp:effectExtent l="0" t="0" r="3810" b="254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8240" cy="3407410"/>
                          <a:chOff x="1006937" y="941979"/>
                          <a:chExt cx="6895345" cy="4932947"/>
                        </a:xfrm>
                      </wpg:grpSpPr>
                      <pic:pic xmlns:pic="http://schemas.openxmlformats.org/drawingml/2006/picture">
                        <pic:nvPicPr>
                          <pic:cNvPr id="38" name="Picture 38"/>
                          <pic:cNvPicPr>
                            <a:picLocks noChangeAspect="1" noChangeArrowheads="1"/>
                          </pic:cNvPicPr>
                        </pic:nvPicPr>
                        <pic:blipFill>
                          <a:blip r:embed="rId177" cstate="print"/>
                          <a:srcRect/>
                          <a:stretch>
                            <a:fillRect/>
                          </a:stretch>
                        </pic:blipFill>
                        <pic:spPr bwMode="auto">
                          <a:xfrm>
                            <a:off x="1006937" y="941979"/>
                            <a:ext cx="6895345" cy="4932947"/>
                          </a:xfrm>
                          <a:prstGeom prst="rect">
                            <a:avLst/>
                          </a:prstGeom>
                          <a:noFill/>
                          <a:ln w="9525">
                            <a:noFill/>
                            <a:miter lim="800000"/>
                            <a:headEnd/>
                            <a:tailEnd/>
                          </a:ln>
                        </pic:spPr>
                      </pic:pic>
                      <wps:wsp>
                        <wps:cNvPr id="39" name="Rectangle 39"/>
                        <wps:cNvSpPr/>
                        <wps:spPr>
                          <a:xfrm>
                            <a:off x="4499810" y="1540043"/>
                            <a:ext cx="2346157" cy="445168"/>
                          </a:xfrm>
                          <a:prstGeom prst="rect">
                            <a:avLst/>
                          </a:prstGeom>
                          <a:solidFill>
                            <a:sysClr val="window" lastClr="FFFFFF"/>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TextBox 5"/>
                        <wps:cNvSpPr txBox="1"/>
                        <wps:spPr>
                          <a:xfrm>
                            <a:off x="4498465" y="1603873"/>
                            <a:ext cx="1452394" cy="512968"/>
                          </a:xfrm>
                          <a:prstGeom prst="rect">
                            <a:avLst/>
                          </a:prstGeom>
                          <a:noFill/>
                        </wps:spPr>
                        <wps:txbx>
                          <w:txbxContent>
                            <w:p w14:paraId="78214839" w14:textId="77777777" w:rsidR="00770A2C" w:rsidRPr="00F9051F" w:rsidRDefault="00770A2C" w:rsidP="00D35523">
                              <w:pPr>
                                <w:pStyle w:val="NormalWeb"/>
                                <w:spacing w:before="0" w:beforeAutospacing="0" w:after="0" w:afterAutospacing="0"/>
                                <w:rPr>
                                  <w:sz w:val="36"/>
                                  <w:szCs w:val="36"/>
                                </w:rPr>
                              </w:pPr>
                              <w:r w:rsidRPr="00F9051F">
                                <w:rPr>
                                  <w:color w:val="000000"/>
                                  <w:kern w:val="24"/>
                                  <w:sz w:val="36"/>
                                  <w:szCs w:val="36"/>
                                </w:rPr>
                                <w:t>VVWM</w:t>
                              </w:r>
                            </w:p>
                          </w:txbxContent>
                        </wps:txbx>
                        <wps:bodyPr wrap="square" rtlCol="0">
                          <a:spAutoFit/>
                        </wps:bodyPr>
                      </wps:wsp>
                    </wpg:wgp>
                  </a:graphicData>
                </a:graphic>
              </wp:anchor>
            </w:drawing>
          </mc:Choice>
          <mc:Fallback>
            <w:pict>
              <v:group w14:anchorId="7644BCC3" id="Group 99" o:spid="_x0000_s1050" style="position:absolute;margin-left:11.25pt;margin-top:28.95pt;width:391.2pt;height:268.3pt;z-index:251661312;mso-wrap-distance-left:12.36pt;mso-wrap-distance-top:4.32pt;mso-wrap-distance-right:13.32pt;mso-wrap-distance-bottom:4.56pt" coordorigin="10069,9419" coordsize="68953,49329"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">
                <v:shape id="Picture 38" o:spid="_x0000_s1051" type="#_x0000_t75" style="position:absolute;left:10069;top:9419;width:68953;height:49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">
                  <v:imagedata r:id="rId178" o:title=""/>
                </v:shape>
                <v:rect id="Rectangle 39" o:spid="_x0000_s1052" style="position:absolute;left:44998;top:15400;width:23461;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" fillcolor="window" stroked="f" strokeweight="2pt"/>
                <v:shape id="TextBox 5" o:spid="_x0000_s1053" type="#_x0000_t202" style="position:absolute;left:44984;top:16038;width:14524;height:5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14:paraId="78214839" w14:textId="77777777" w:rsidR="00770A2C" w:rsidRPr="00F9051F" w:rsidRDefault="00770A2C" w:rsidP="00D35523">
                        <w:pPr>
                          <w:pStyle w:val="NormalWeb"/>
                          <w:spacing w:before="0" w:beforeAutospacing="0" w:after="0" w:afterAutospacing="0"/>
                          <w:rPr>
                            <w:sz w:val="36"/>
                            <w:szCs w:val="36"/>
                          </w:rPr>
                        </w:pPr>
                        <w:r w:rsidRPr="00F9051F">
                          <w:rPr>
                            <w:color w:val="000000"/>
                            <w:kern w:val="24"/>
                            <w:sz w:val="36"/>
                            <w:szCs w:val="36"/>
                          </w:rPr>
                          <w:t>VVWM</w:t>
                        </w:r>
                      </w:p>
                    </w:txbxContent>
                  </v:textbox>
                </v:shape>
                <w10:wrap type="topAndBottom"/>
              </v:group>
            </w:pict>
          </mc:Fallback>
        </mc:AlternateContent>
      </w:r>
    </w:p>
    <w:p w14:paraId="33FCA43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14:paraId="7E33F8D0" w14:textId="77777777"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12. Comparison of VVWM with EXAMS for the following conditions: MW = 100, solubility = 100 mg/L, vapor pressure = 0.01 torr, aerobic half-life = 10 days, anaerobic half-life = 100 days, K</w:t>
      </w:r>
      <w:r w:rsidRPr="00D35523">
        <w:rPr>
          <w:rFonts w:eastAsia="Times New Roman" w:cs="Times New Roman"/>
          <w:b/>
          <w:szCs w:val="20"/>
          <w:vertAlign w:val="subscript"/>
        </w:rPr>
        <w:t>oc</w:t>
      </w:r>
      <w:r w:rsidRPr="00D35523">
        <w:rPr>
          <w:rFonts w:eastAsia="Times New Roman" w:cs="Times New Roman"/>
          <w:b/>
          <w:szCs w:val="20"/>
        </w:rPr>
        <w:t xml:space="preserve"> = 100 mL/g, wind speed = 1 m/s, temperature = 25 </w:t>
      </w:r>
      <w:r w:rsidRPr="00D35523">
        <w:rPr>
          <w:rFonts w:eastAsia="Times New Roman" w:cs="Times New Roman"/>
          <w:b/>
          <w:szCs w:val="20"/>
        </w:rPr>
        <w:sym w:font="Symbol" w:char="F0B0"/>
      </w:r>
      <w:r w:rsidRPr="00D35523">
        <w:rPr>
          <w:rFonts w:eastAsia="Times New Roman" w:cs="Times New Roman"/>
          <w:b/>
          <w:szCs w:val="20"/>
        </w:rPr>
        <w:t>C, and arbitrarily selected PRZM input fluxes. A constant volume condition was used for the VVWM.</w:t>
      </w:r>
    </w:p>
    <w:p w14:paraId="2ADD3DE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p>
    <w:p w14:paraId="049D520B"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21" w:name="_Toc380493510"/>
      <w:r w:rsidRPr="00D35523">
        <w:rPr>
          <w:rFonts w:eastAsia="Times New Roman" w:cs="Times New Roman"/>
          <w:b/>
          <w:kern w:val="32"/>
          <w:sz w:val="32"/>
          <w:szCs w:val="32"/>
        </w:rPr>
        <w:t>6</w:t>
      </w:r>
      <w:r w:rsidRPr="00D35523">
        <w:rPr>
          <w:rFonts w:eastAsia="Times New Roman" w:cs="Times New Roman"/>
          <w:b/>
          <w:kern w:val="32"/>
          <w:sz w:val="32"/>
          <w:szCs w:val="32"/>
        </w:rPr>
        <w:tab/>
        <w:t>Computer Program Implementation</w:t>
      </w:r>
      <w:bookmarkEnd w:id="221"/>
    </w:p>
    <w:p w14:paraId="2261122A"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22" w:name="_Toc380493511"/>
      <w:r w:rsidRPr="00D35523">
        <w:rPr>
          <w:rFonts w:eastAsia="Times New Roman" w:cs="Times New Roman"/>
          <w:b/>
          <w:i/>
          <w:sz w:val="28"/>
          <w:szCs w:val="20"/>
        </w:rPr>
        <w:t>6.1</w:t>
      </w:r>
      <w:r w:rsidRPr="00D35523">
        <w:rPr>
          <w:rFonts w:eastAsia="Times New Roman" w:cs="Times New Roman"/>
          <w:b/>
          <w:i/>
          <w:sz w:val="28"/>
          <w:szCs w:val="20"/>
        </w:rPr>
        <w:tab/>
        <w:t>Executable and the Command Line</w:t>
      </w:r>
      <w:bookmarkEnd w:id="222"/>
    </w:p>
    <w:p w14:paraId="0102A88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Running the VVWM requires the executable and three input files: a general input file, a “ZTS” file, and a meteorological file.  The executable is run from a command line with the following command:</w:t>
      </w:r>
    </w:p>
    <w:p w14:paraId="5E072F2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4A8162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fortranvvwm.exe  “</w:t>
      </w:r>
      <w:r w:rsidRPr="00D35523">
        <w:rPr>
          <w:rFonts w:eastAsia="Times New Roman" w:cs="Times New Roman"/>
          <w:b/>
          <w:i/>
          <w:szCs w:val="20"/>
        </w:rPr>
        <w:t>inputfilename”</w:t>
      </w:r>
    </w:p>
    <w:p w14:paraId="4F65A8B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A0614D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i/>
          <w:szCs w:val="20"/>
        </w:rPr>
        <w:t>fortranvvwm.exe</w:t>
      </w:r>
      <w:r w:rsidRPr="00D35523">
        <w:rPr>
          <w:rFonts w:eastAsia="Times New Roman" w:cs="Times New Roman"/>
          <w:szCs w:val="20"/>
        </w:rPr>
        <w:t xml:space="preserve"> is the name of the executable, and </w:t>
      </w:r>
      <w:r w:rsidRPr="00D35523">
        <w:rPr>
          <w:rFonts w:eastAsia="Times New Roman" w:cs="Times New Roman"/>
          <w:i/>
          <w:szCs w:val="20"/>
        </w:rPr>
        <w:t>inputfilename</w:t>
      </w:r>
      <w:r w:rsidRPr="00D35523">
        <w:rPr>
          <w:rFonts w:eastAsia="Times New Roman" w:cs="Times New Roman"/>
          <w:szCs w:val="20"/>
        </w:rPr>
        <w:t xml:space="preserve"> is a command line argument that specifies the path and name of the</w:t>
      </w:r>
      <w:r w:rsidRPr="00D35523">
        <w:rPr>
          <w:rFonts w:eastAsia="Times New Roman" w:cs="Times New Roman"/>
          <w:b/>
          <w:szCs w:val="20"/>
        </w:rPr>
        <w:t xml:space="preserve"> General Input File</w:t>
      </w:r>
      <w:r w:rsidRPr="00D35523">
        <w:rPr>
          <w:rFonts w:eastAsia="Times New Roman" w:cs="Times New Roman"/>
          <w:szCs w:val="20"/>
        </w:rPr>
        <w:t>.  For example,</w:t>
      </w:r>
    </w:p>
    <w:p w14:paraId="265AB4A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0D1531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C:\&gt; fortranvvwm.exe  “C:\My Documents\Test\MyFirstInputFile.txt”</w:t>
      </w:r>
    </w:p>
    <w:p w14:paraId="796E87A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057F9A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6A104537"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23" w:name="_Toc380493512"/>
      <w:r w:rsidRPr="00D35523">
        <w:rPr>
          <w:rFonts w:eastAsia="Times New Roman" w:cs="Times New Roman"/>
          <w:b/>
          <w:i/>
          <w:sz w:val="28"/>
          <w:szCs w:val="20"/>
        </w:rPr>
        <w:t>6.2</w:t>
      </w:r>
      <w:r w:rsidRPr="00D35523">
        <w:rPr>
          <w:rFonts w:eastAsia="Times New Roman" w:cs="Times New Roman"/>
          <w:b/>
          <w:i/>
          <w:sz w:val="28"/>
          <w:szCs w:val="20"/>
        </w:rPr>
        <w:tab/>
        <w:t>Input Files</w:t>
      </w:r>
      <w:bookmarkEnd w:id="223"/>
    </w:p>
    <w:p w14:paraId="0D3C43DF"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24" w:name="_Toc380493513"/>
      <w:r w:rsidRPr="00D35523">
        <w:rPr>
          <w:rFonts w:eastAsia="Times New Roman" w:cs="Times New Roman"/>
          <w:b/>
          <w:szCs w:val="20"/>
        </w:rPr>
        <w:t>6.2.1</w:t>
      </w:r>
      <w:r w:rsidRPr="00D35523">
        <w:rPr>
          <w:rFonts w:eastAsia="Times New Roman" w:cs="Times New Roman"/>
          <w:b/>
          <w:szCs w:val="20"/>
        </w:rPr>
        <w:tab/>
        <w:t>General Input File</w:t>
      </w:r>
      <w:bookmarkEnd w:id="224"/>
    </w:p>
    <w:p w14:paraId="5C048346"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input file is a text file with the structure given in Table 4.  For lines that hold multiple inputs, the data is separated by a comma or space.  The first line specifies where additional input will be read and where the output will be delivered.  </w:t>
      </w:r>
    </w:p>
    <w:p w14:paraId="342CF64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BF130E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Table 4. General Input File Format.</w:t>
      </w:r>
    </w:p>
    <w:tbl>
      <w:tblPr>
        <w:tblStyle w:val="TableGrid"/>
        <w:tblW w:w="0" w:type="auto"/>
        <w:tblLook w:val="04A0" w:firstRow="1" w:lastRow="0" w:firstColumn="1" w:lastColumn="0" w:noHBand="0" w:noVBand="1"/>
      </w:tblPr>
      <w:tblGrid>
        <w:gridCol w:w="850"/>
        <w:gridCol w:w="2282"/>
        <w:gridCol w:w="1604"/>
        <w:gridCol w:w="4614"/>
      </w:tblGrid>
      <w:tr w:rsidR="00D35523" w:rsidRPr="00D35523" w14:paraId="7D596D53" w14:textId="77777777" w:rsidTr="00D45A0E">
        <w:tc>
          <w:tcPr>
            <w:tcW w:w="866" w:type="dxa"/>
          </w:tcPr>
          <w:p w14:paraId="2EEDD45A" w14:textId="77777777" w:rsidR="00D35523" w:rsidRPr="00D35523" w:rsidRDefault="00D35523" w:rsidP="00D35523">
            <w:pPr>
              <w:overflowPunct w:val="0"/>
              <w:autoSpaceDE w:val="0"/>
              <w:autoSpaceDN w:val="0"/>
              <w:adjustRightInd w:val="0"/>
              <w:textAlignment w:val="baseline"/>
              <w:rPr>
                <w:sz w:val="20"/>
              </w:rPr>
            </w:pPr>
            <w:r w:rsidRPr="00D35523">
              <w:rPr>
                <w:sz w:val="20"/>
              </w:rPr>
              <w:t>Line</w:t>
            </w:r>
          </w:p>
        </w:tc>
        <w:tc>
          <w:tcPr>
            <w:tcW w:w="2306" w:type="dxa"/>
          </w:tcPr>
          <w:p w14:paraId="74F850A4" w14:textId="77777777" w:rsidR="00D35523" w:rsidRPr="00D35523" w:rsidRDefault="00D35523" w:rsidP="00D35523">
            <w:pPr>
              <w:overflowPunct w:val="0"/>
              <w:autoSpaceDE w:val="0"/>
              <w:autoSpaceDN w:val="0"/>
              <w:adjustRightInd w:val="0"/>
              <w:textAlignment w:val="baseline"/>
              <w:rPr>
                <w:b/>
                <w:sz w:val="20"/>
              </w:rPr>
            </w:pPr>
            <w:r w:rsidRPr="00D35523">
              <w:rPr>
                <w:b/>
                <w:sz w:val="20"/>
              </w:rPr>
              <w:t>Fortran Variable Name</w:t>
            </w:r>
          </w:p>
        </w:tc>
        <w:tc>
          <w:tcPr>
            <w:tcW w:w="1615" w:type="dxa"/>
          </w:tcPr>
          <w:p w14:paraId="753A9C82" w14:textId="77777777" w:rsidR="00D35523" w:rsidRPr="00D35523" w:rsidRDefault="00D35523" w:rsidP="00D35523">
            <w:pPr>
              <w:overflowPunct w:val="0"/>
              <w:autoSpaceDE w:val="0"/>
              <w:autoSpaceDN w:val="0"/>
              <w:adjustRightInd w:val="0"/>
              <w:textAlignment w:val="baseline"/>
              <w:rPr>
                <w:b/>
                <w:sz w:val="20"/>
              </w:rPr>
            </w:pPr>
            <w:r w:rsidRPr="00D35523">
              <w:rPr>
                <w:b/>
                <w:sz w:val="20"/>
              </w:rPr>
              <w:t>Type</w:t>
            </w:r>
          </w:p>
        </w:tc>
        <w:tc>
          <w:tcPr>
            <w:tcW w:w="4789" w:type="dxa"/>
          </w:tcPr>
          <w:p w14:paraId="64932E05" w14:textId="77777777" w:rsidR="00D35523" w:rsidRPr="00D35523" w:rsidRDefault="00D35523" w:rsidP="00D35523">
            <w:pPr>
              <w:overflowPunct w:val="0"/>
              <w:autoSpaceDE w:val="0"/>
              <w:autoSpaceDN w:val="0"/>
              <w:adjustRightInd w:val="0"/>
              <w:textAlignment w:val="baseline"/>
              <w:rPr>
                <w:b/>
                <w:sz w:val="20"/>
              </w:rPr>
            </w:pPr>
            <w:r w:rsidRPr="00D35523">
              <w:rPr>
                <w:b/>
                <w:sz w:val="20"/>
              </w:rPr>
              <w:t>Description</w:t>
            </w:r>
          </w:p>
        </w:tc>
      </w:tr>
      <w:tr w:rsidR="00D35523" w:rsidRPr="00D35523" w14:paraId="217D31F5" w14:textId="77777777" w:rsidTr="00D45A0E">
        <w:tc>
          <w:tcPr>
            <w:tcW w:w="866" w:type="dxa"/>
          </w:tcPr>
          <w:p w14:paraId="6AC3FE7D" w14:textId="77777777" w:rsidR="00D35523" w:rsidRPr="00D35523" w:rsidRDefault="00D35523" w:rsidP="00D35523">
            <w:pPr>
              <w:overflowPunct w:val="0"/>
              <w:autoSpaceDE w:val="0"/>
              <w:autoSpaceDN w:val="0"/>
              <w:adjustRightInd w:val="0"/>
              <w:textAlignment w:val="baseline"/>
              <w:rPr>
                <w:sz w:val="20"/>
              </w:rPr>
            </w:pPr>
            <w:r w:rsidRPr="00D35523">
              <w:rPr>
                <w:sz w:val="20"/>
              </w:rPr>
              <w:t>1</w:t>
            </w:r>
          </w:p>
        </w:tc>
        <w:tc>
          <w:tcPr>
            <w:tcW w:w="2306" w:type="dxa"/>
          </w:tcPr>
          <w:p w14:paraId="7C06ECA1" w14:textId="77777777" w:rsidR="00D35523" w:rsidRPr="00D35523" w:rsidRDefault="00D35523" w:rsidP="00D35523">
            <w:pPr>
              <w:autoSpaceDE w:val="0"/>
              <w:autoSpaceDN w:val="0"/>
              <w:adjustRightInd w:val="0"/>
              <w:rPr>
                <w:sz w:val="20"/>
              </w:rPr>
            </w:pPr>
            <w:r w:rsidRPr="00D35523">
              <w:rPr>
                <w:sz w:val="20"/>
              </w:rPr>
              <w:t>output filename</w:t>
            </w:r>
          </w:p>
        </w:tc>
        <w:tc>
          <w:tcPr>
            <w:tcW w:w="1615" w:type="dxa"/>
          </w:tcPr>
          <w:p w14:paraId="30B0D9EB" w14:textId="77777777" w:rsidR="00D35523" w:rsidRPr="00D35523" w:rsidRDefault="00D35523" w:rsidP="00D35523">
            <w:pPr>
              <w:overflowPunct w:val="0"/>
              <w:autoSpaceDE w:val="0"/>
              <w:autoSpaceDN w:val="0"/>
              <w:adjustRightInd w:val="0"/>
              <w:textAlignment w:val="baseline"/>
              <w:rPr>
                <w:sz w:val="20"/>
              </w:rPr>
            </w:pPr>
            <w:r w:rsidRPr="00D35523">
              <w:rPr>
                <w:sz w:val="20"/>
              </w:rPr>
              <w:t>character(256)</w:t>
            </w:r>
          </w:p>
        </w:tc>
        <w:tc>
          <w:tcPr>
            <w:tcW w:w="4789" w:type="dxa"/>
          </w:tcPr>
          <w:p w14:paraId="0BA4E8E9" w14:textId="77777777" w:rsidR="00D35523" w:rsidRPr="00D35523" w:rsidRDefault="00D35523" w:rsidP="00D35523">
            <w:pPr>
              <w:overflowPunct w:val="0"/>
              <w:autoSpaceDE w:val="0"/>
              <w:autoSpaceDN w:val="0"/>
              <w:adjustRightInd w:val="0"/>
              <w:textAlignment w:val="baseline"/>
              <w:rPr>
                <w:sz w:val="20"/>
              </w:rPr>
            </w:pPr>
            <w:r w:rsidRPr="00D35523">
              <w:rPr>
                <w:sz w:val="20"/>
              </w:rPr>
              <w:t>Full path and name of main output file (less suffix).  This establishes the base name and location of the output files.</w:t>
            </w:r>
          </w:p>
          <w:p w14:paraId="5087F2A2" w14:textId="77777777" w:rsidR="00D35523" w:rsidRPr="00D35523" w:rsidRDefault="00D35523" w:rsidP="00D35523">
            <w:pPr>
              <w:overflowPunct w:val="0"/>
              <w:autoSpaceDE w:val="0"/>
              <w:autoSpaceDN w:val="0"/>
              <w:adjustRightInd w:val="0"/>
              <w:textAlignment w:val="baseline"/>
              <w:rPr>
                <w:sz w:val="20"/>
              </w:rPr>
            </w:pPr>
          </w:p>
          <w:p w14:paraId="0A740F57" w14:textId="77777777" w:rsidR="00D35523" w:rsidRPr="00D35523" w:rsidRDefault="00D35523" w:rsidP="00D35523">
            <w:pPr>
              <w:overflowPunct w:val="0"/>
              <w:autoSpaceDE w:val="0"/>
              <w:autoSpaceDN w:val="0"/>
              <w:adjustRightInd w:val="0"/>
              <w:textAlignment w:val="baseline"/>
              <w:rPr>
                <w:sz w:val="20"/>
              </w:rPr>
            </w:pPr>
            <w:r w:rsidRPr="00D35523">
              <w:rPr>
                <w:sz w:val="20"/>
              </w:rPr>
              <w:t xml:space="preserve">This also specifies the name of the *.zts file that will be read for the mass and water flow. This input file must be named </w:t>
            </w:r>
            <w:r w:rsidRPr="00D35523">
              <w:rPr>
                <w:i/>
                <w:sz w:val="20"/>
              </w:rPr>
              <w:t>outputfilename</w:t>
            </w:r>
            <w:r w:rsidRPr="00D35523">
              <w:rPr>
                <w:sz w:val="20"/>
              </w:rPr>
              <w:t xml:space="preserve">.zts where </w:t>
            </w:r>
            <w:r w:rsidRPr="00D35523">
              <w:rPr>
                <w:i/>
                <w:sz w:val="20"/>
              </w:rPr>
              <w:t xml:space="preserve">outputfilename </w:t>
            </w:r>
            <w:r w:rsidRPr="00D35523">
              <w:rPr>
                <w:sz w:val="20"/>
              </w:rPr>
              <w:t>is the string defined by the variable outputfilename.</w:t>
            </w:r>
          </w:p>
        </w:tc>
      </w:tr>
      <w:tr w:rsidR="00D35523" w:rsidRPr="00D35523" w14:paraId="62D36D1B" w14:textId="77777777" w:rsidTr="00D45A0E">
        <w:tc>
          <w:tcPr>
            <w:tcW w:w="866" w:type="dxa"/>
          </w:tcPr>
          <w:p w14:paraId="5AF24411" w14:textId="77777777" w:rsidR="00D35523" w:rsidRPr="00D35523" w:rsidRDefault="00D35523" w:rsidP="00D35523">
            <w:pPr>
              <w:overflowPunct w:val="0"/>
              <w:autoSpaceDE w:val="0"/>
              <w:autoSpaceDN w:val="0"/>
              <w:adjustRightInd w:val="0"/>
              <w:textAlignment w:val="baseline"/>
              <w:rPr>
                <w:sz w:val="20"/>
              </w:rPr>
            </w:pPr>
            <w:r w:rsidRPr="00D35523">
              <w:rPr>
                <w:sz w:val="20"/>
              </w:rPr>
              <w:t>2</w:t>
            </w:r>
          </w:p>
        </w:tc>
        <w:tc>
          <w:tcPr>
            <w:tcW w:w="2306" w:type="dxa"/>
          </w:tcPr>
          <w:p w14:paraId="1B2A25A2" w14:textId="77777777" w:rsidR="00D35523" w:rsidRPr="00D35523" w:rsidRDefault="00D35523" w:rsidP="00D35523">
            <w:pPr>
              <w:overflowPunct w:val="0"/>
              <w:autoSpaceDE w:val="0"/>
              <w:autoSpaceDN w:val="0"/>
              <w:adjustRightInd w:val="0"/>
              <w:textAlignment w:val="baseline"/>
              <w:rPr>
                <w:sz w:val="20"/>
              </w:rPr>
            </w:pPr>
            <w:r w:rsidRPr="00D35523">
              <w:rPr>
                <w:sz w:val="20"/>
              </w:rPr>
              <w:t>UNUSED</w:t>
            </w:r>
          </w:p>
        </w:tc>
        <w:tc>
          <w:tcPr>
            <w:tcW w:w="1615" w:type="dxa"/>
          </w:tcPr>
          <w:p w14:paraId="3AF26915"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00B60B12"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9BA727F" w14:textId="77777777" w:rsidTr="00D45A0E">
        <w:tc>
          <w:tcPr>
            <w:tcW w:w="866" w:type="dxa"/>
          </w:tcPr>
          <w:p w14:paraId="640D8E28" w14:textId="77777777" w:rsidR="00D35523" w:rsidRPr="00D35523" w:rsidRDefault="00D35523" w:rsidP="00D35523">
            <w:pPr>
              <w:overflowPunct w:val="0"/>
              <w:autoSpaceDE w:val="0"/>
              <w:autoSpaceDN w:val="0"/>
              <w:adjustRightInd w:val="0"/>
              <w:textAlignment w:val="baseline"/>
              <w:rPr>
                <w:sz w:val="20"/>
              </w:rPr>
            </w:pPr>
            <w:r w:rsidRPr="00D35523">
              <w:rPr>
                <w:sz w:val="20"/>
              </w:rPr>
              <w:t>3</w:t>
            </w:r>
          </w:p>
        </w:tc>
        <w:tc>
          <w:tcPr>
            <w:tcW w:w="2306" w:type="dxa"/>
          </w:tcPr>
          <w:p w14:paraId="771388AB" w14:textId="77777777" w:rsidR="00D35523" w:rsidRPr="00D35523" w:rsidRDefault="00D35523" w:rsidP="00D35523">
            <w:pPr>
              <w:overflowPunct w:val="0"/>
              <w:autoSpaceDE w:val="0"/>
              <w:autoSpaceDN w:val="0"/>
              <w:adjustRightInd w:val="0"/>
              <w:textAlignment w:val="baseline"/>
              <w:rPr>
                <w:sz w:val="20"/>
              </w:rPr>
            </w:pPr>
            <w:r w:rsidRPr="00D35523">
              <w:rPr>
                <w:sz w:val="20"/>
              </w:rPr>
              <w:t>nchem</w:t>
            </w:r>
          </w:p>
        </w:tc>
        <w:tc>
          <w:tcPr>
            <w:tcW w:w="1615" w:type="dxa"/>
          </w:tcPr>
          <w:p w14:paraId="436EF6CA" w14:textId="77777777"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14:paraId="12FE882A" w14:textId="77777777" w:rsidR="00D35523" w:rsidRPr="00D35523" w:rsidRDefault="00D35523" w:rsidP="00D35523">
            <w:pPr>
              <w:overflowPunct w:val="0"/>
              <w:autoSpaceDE w:val="0"/>
              <w:autoSpaceDN w:val="0"/>
              <w:adjustRightInd w:val="0"/>
              <w:textAlignment w:val="baseline"/>
              <w:rPr>
                <w:sz w:val="20"/>
              </w:rPr>
            </w:pPr>
            <w:r w:rsidRPr="00D35523">
              <w:rPr>
                <w:sz w:val="20"/>
              </w:rPr>
              <w:t>1 = parent only, 2 = parent and degradate, 3= parent, degradate 1, degradate 2 (sequential)</w:t>
            </w:r>
          </w:p>
        </w:tc>
      </w:tr>
      <w:tr w:rsidR="00D35523" w:rsidRPr="00D35523" w14:paraId="78DE295C" w14:textId="77777777" w:rsidTr="00D45A0E">
        <w:tc>
          <w:tcPr>
            <w:tcW w:w="866" w:type="dxa"/>
          </w:tcPr>
          <w:p w14:paraId="10C757AB" w14:textId="77777777" w:rsidR="00D35523" w:rsidRPr="00D35523" w:rsidRDefault="00D35523" w:rsidP="00D35523">
            <w:pPr>
              <w:overflowPunct w:val="0"/>
              <w:autoSpaceDE w:val="0"/>
              <w:autoSpaceDN w:val="0"/>
              <w:adjustRightInd w:val="0"/>
              <w:textAlignment w:val="baseline"/>
              <w:rPr>
                <w:sz w:val="20"/>
              </w:rPr>
            </w:pPr>
            <w:r w:rsidRPr="00D35523">
              <w:rPr>
                <w:sz w:val="20"/>
              </w:rPr>
              <w:t>4</w:t>
            </w:r>
          </w:p>
        </w:tc>
        <w:tc>
          <w:tcPr>
            <w:tcW w:w="2306" w:type="dxa"/>
          </w:tcPr>
          <w:p w14:paraId="4A7AF351" w14:textId="77777777" w:rsidR="00D35523" w:rsidRPr="00D35523" w:rsidRDefault="00D35523" w:rsidP="00D35523">
            <w:pPr>
              <w:overflowPunct w:val="0"/>
              <w:autoSpaceDE w:val="0"/>
              <w:autoSpaceDN w:val="0"/>
              <w:adjustRightInd w:val="0"/>
              <w:textAlignment w:val="baseline"/>
              <w:rPr>
                <w:sz w:val="20"/>
              </w:rPr>
            </w:pPr>
            <w:r w:rsidRPr="00D35523">
              <w:rPr>
                <w:sz w:val="20"/>
              </w:rPr>
              <w:t>is_koc</w:t>
            </w:r>
          </w:p>
        </w:tc>
        <w:tc>
          <w:tcPr>
            <w:tcW w:w="1615" w:type="dxa"/>
          </w:tcPr>
          <w:p w14:paraId="69D54D1B" w14:textId="77777777" w:rsidR="00D35523" w:rsidRPr="00D35523" w:rsidRDefault="00D35523" w:rsidP="00D35523">
            <w:pPr>
              <w:overflowPunct w:val="0"/>
              <w:autoSpaceDE w:val="0"/>
              <w:autoSpaceDN w:val="0"/>
              <w:adjustRightInd w:val="0"/>
              <w:textAlignment w:val="baseline"/>
              <w:rPr>
                <w:sz w:val="20"/>
              </w:rPr>
            </w:pPr>
            <w:r w:rsidRPr="00D35523">
              <w:rPr>
                <w:sz w:val="20"/>
              </w:rPr>
              <w:t>logical</w:t>
            </w:r>
          </w:p>
        </w:tc>
        <w:tc>
          <w:tcPr>
            <w:tcW w:w="4789" w:type="dxa"/>
          </w:tcPr>
          <w:p w14:paraId="36FBE71E" w14:textId="77777777" w:rsidR="00D35523" w:rsidRPr="00D35523" w:rsidRDefault="00D35523" w:rsidP="00D35523">
            <w:pPr>
              <w:overflowPunct w:val="0"/>
              <w:autoSpaceDE w:val="0"/>
              <w:autoSpaceDN w:val="0"/>
              <w:adjustRightInd w:val="0"/>
              <w:textAlignment w:val="baseline"/>
              <w:rPr>
                <w:sz w:val="20"/>
              </w:rPr>
            </w:pPr>
            <w:r w:rsidRPr="00D35523">
              <w:rPr>
                <w:sz w:val="20"/>
              </w:rPr>
              <w:t>Establishes whether the sorption coefficient is K</w:t>
            </w:r>
            <w:r w:rsidRPr="00D35523">
              <w:rPr>
                <w:sz w:val="20"/>
                <w:vertAlign w:val="subscript"/>
              </w:rPr>
              <w:t>oc</w:t>
            </w:r>
            <w:r w:rsidRPr="00D35523">
              <w:rPr>
                <w:sz w:val="20"/>
              </w:rPr>
              <w:t xml:space="preserve"> or K</w:t>
            </w:r>
            <w:r w:rsidRPr="00D35523">
              <w:rPr>
                <w:sz w:val="20"/>
                <w:vertAlign w:val="subscript"/>
              </w:rPr>
              <w:t>d</w:t>
            </w:r>
            <w:r w:rsidRPr="00D35523">
              <w:rPr>
                <w:sz w:val="20"/>
              </w:rPr>
              <w:t>; True = K</w:t>
            </w:r>
            <w:r w:rsidRPr="00D35523">
              <w:rPr>
                <w:sz w:val="20"/>
                <w:vertAlign w:val="subscript"/>
              </w:rPr>
              <w:t>oc</w:t>
            </w:r>
            <w:r w:rsidRPr="00D35523">
              <w:rPr>
                <w:sz w:val="20"/>
              </w:rPr>
              <w:t xml:space="preserve"> , False = K</w:t>
            </w:r>
            <w:r w:rsidRPr="00D35523">
              <w:rPr>
                <w:sz w:val="20"/>
                <w:vertAlign w:val="subscript"/>
              </w:rPr>
              <w:t>d</w:t>
            </w:r>
          </w:p>
        </w:tc>
      </w:tr>
      <w:tr w:rsidR="00D35523" w:rsidRPr="00D35523" w14:paraId="6C9B6226" w14:textId="77777777" w:rsidTr="00D45A0E">
        <w:tc>
          <w:tcPr>
            <w:tcW w:w="866" w:type="dxa"/>
          </w:tcPr>
          <w:p w14:paraId="7DE5A8DA" w14:textId="77777777" w:rsidR="00D35523" w:rsidRPr="00D35523" w:rsidRDefault="00D35523" w:rsidP="00D35523">
            <w:pPr>
              <w:overflowPunct w:val="0"/>
              <w:autoSpaceDE w:val="0"/>
              <w:autoSpaceDN w:val="0"/>
              <w:adjustRightInd w:val="0"/>
              <w:textAlignment w:val="baseline"/>
              <w:rPr>
                <w:sz w:val="20"/>
              </w:rPr>
            </w:pPr>
            <w:r w:rsidRPr="00D35523">
              <w:rPr>
                <w:sz w:val="20"/>
              </w:rPr>
              <w:t>5</w:t>
            </w:r>
          </w:p>
        </w:tc>
        <w:tc>
          <w:tcPr>
            <w:tcW w:w="2306" w:type="dxa"/>
          </w:tcPr>
          <w:p w14:paraId="6E8BABE7" w14:textId="77777777" w:rsidR="00D35523" w:rsidRPr="00D35523" w:rsidRDefault="00D35523" w:rsidP="00D35523">
            <w:pPr>
              <w:autoSpaceDE w:val="0"/>
              <w:autoSpaceDN w:val="0"/>
              <w:adjustRightInd w:val="0"/>
              <w:rPr>
                <w:sz w:val="20"/>
              </w:rPr>
            </w:pPr>
            <w:r w:rsidRPr="00D35523">
              <w:rPr>
                <w:sz w:val="20"/>
              </w:rPr>
              <w:t>koc_all(i)</w:t>
            </w:r>
          </w:p>
        </w:tc>
        <w:tc>
          <w:tcPr>
            <w:tcW w:w="1615" w:type="dxa"/>
          </w:tcPr>
          <w:p w14:paraId="7F4EAEBB"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89238D8" w14:textId="77777777" w:rsidR="00D35523" w:rsidRPr="00D35523" w:rsidRDefault="00D35523" w:rsidP="00D35523">
            <w:pPr>
              <w:overflowPunct w:val="0"/>
              <w:autoSpaceDE w:val="0"/>
              <w:autoSpaceDN w:val="0"/>
              <w:adjustRightInd w:val="0"/>
              <w:textAlignment w:val="baseline"/>
              <w:rPr>
                <w:sz w:val="20"/>
              </w:rPr>
            </w:pPr>
            <w:r w:rsidRPr="00D35523">
              <w:rPr>
                <w:sz w:val="20"/>
              </w:rPr>
              <w:t>Sorption coefficient (mL/g); the number of values should match nchem</w:t>
            </w:r>
          </w:p>
        </w:tc>
      </w:tr>
      <w:tr w:rsidR="00D35523" w:rsidRPr="00D35523" w14:paraId="7CA29F8D" w14:textId="77777777" w:rsidTr="00D45A0E">
        <w:tc>
          <w:tcPr>
            <w:tcW w:w="866" w:type="dxa"/>
          </w:tcPr>
          <w:p w14:paraId="2011480A" w14:textId="77777777" w:rsidR="00D35523" w:rsidRPr="00D35523" w:rsidRDefault="00D35523" w:rsidP="00D35523">
            <w:pPr>
              <w:overflowPunct w:val="0"/>
              <w:autoSpaceDE w:val="0"/>
              <w:autoSpaceDN w:val="0"/>
              <w:adjustRightInd w:val="0"/>
              <w:textAlignment w:val="baseline"/>
              <w:rPr>
                <w:sz w:val="20"/>
              </w:rPr>
            </w:pPr>
            <w:r w:rsidRPr="00D35523">
              <w:rPr>
                <w:sz w:val="20"/>
              </w:rPr>
              <w:t>6</w:t>
            </w:r>
          </w:p>
        </w:tc>
        <w:tc>
          <w:tcPr>
            <w:tcW w:w="2306" w:type="dxa"/>
          </w:tcPr>
          <w:p w14:paraId="52056167" w14:textId="77777777" w:rsidR="00D35523" w:rsidRPr="00D35523" w:rsidRDefault="00D35523" w:rsidP="00D35523">
            <w:pPr>
              <w:autoSpaceDE w:val="0"/>
              <w:autoSpaceDN w:val="0"/>
              <w:adjustRightInd w:val="0"/>
              <w:rPr>
                <w:sz w:val="20"/>
              </w:rPr>
            </w:pPr>
            <w:r w:rsidRPr="00D35523">
              <w:rPr>
                <w:sz w:val="20"/>
              </w:rPr>
              <w:t>aer_aq_all(i)</w:t>
            </w:r>
          </w:p>
          <w:p w14:paraId="337687FB" w14:textId="77777777" w:rsidR="00D35523" w:rsidRPr="00D35523" w:rsidRDefault="00D35523" w:rsidP="00D35523">
            <w:pPr>
              <w:overflowPunct w:val="0"/>
              <w:autoSpaceDE w:val="0"/>
              <w:autoSpaceDN w:val="0"/>
              <w:adjustRightInd w:val="0"/>
              <w:textAlignment w:val="baseline"/>
              <w:rPr>
                <w:sz w:val="20"/>
              </w:rPr>
            </w:pPr>
          </w:p>
        </w:tc>
        <w:tc>
          <w:tcPr>
            <w:tcW w:w="1615" w:type="dxa"/>
          </w:tcPr>
          <w:p w14:paraId="654B80AC"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1C94342F" w14:textId="77777777" w:rsidR="00D35523" w:rsidRPr="00D35523" w:rsidRDefault="00D35523" w:rsidP="00D35523">
            <w:pPr>
              <w:overflowPunct w:val="0"/>
              <w:autoSpaceDE w:val="0"/>
              <w:autoSpaceDN w:val="0"/>
              <w:adjustRightInd w:val="0"/>
              <w:textAlignment w:val="baseline"/>
              <w:rPr>
                <w:sz w:val="20"/>
              </w:rPr>
            </w:pPr>
            <w:r w:rsidRPr="00D35523">
              <w:rPr>
                <w:sz w:val="20"/>
              </w:rPr>
              <w:t>Water column degradation half-life (days); the number of values should match nchem</w:t>
            </w:r>
          </w:p>
        </w:tc>
      </w:tr>
      <w:tr w:rsidR="00D35523" w:rsidRPr="00D35523" w14:paraId="2EC029B0" w14:textId="77777777" w:rsidTr="00D45A0E">
        <w:tc>
          <w:tcPr>
            <w:tcW w:w="866" w:type="dxa"/>
          </w:tcPr>
          <w:p w14:paraId="05CFD212" w14:textId="77777777" w:rsidR="00D35523" w:rsidRPr="00D35523" w:rsidRDefault="00D35523" w:rsidP="00D35523">
            <w:pPr>
              <w:overflowPunct w:val="0"/>
              <w:autoSpaceDE w:val="0"/>
              <w:autoSpaceDN w:val="0"/>
              <w:adjustRightInd w:val="0"/>
              <w:textAlignment w:val="baseline"/>
              <w:rPr>
                <w:sz w:val="20"/>
              </w:rPr>
            </w:pPr>
            <w:r w:rsidRPr="00D35523">
              <w:rPr>
                <w:sz w:val="20"/>
              </w:rPr>
              <w:t>7</w:t>
            </w:r>
          </w:p>
        </w:tc>
        <w:tc>
          <w:tcPr>
            <w:tcW w:w="2306" w:type="dxa"/>
          </w:tcPr>
          <w:p w14:paraId="10BABB1B" w14:textId="77777777" w:rsidR="00D35523" w:rsidRPr="00D35523" w:rsidRDefault="00D35523" w:rsidP="00D35523">
            <w:pPr>
              <w:autoSpaceDE w:val="0"/>
              <w:autoSpaceDN w:val="0"/>
              <w:adjustRightInd w:val="0"/>
              <w:rPr>
                <w:sz w:val="20"/>
              </w:rPr>
            </w:pPr>
            <w:r w:rsidRPr="00D35523">
              <w:rPr>
                <w:sz w:val="20"/>
              </w:rPr>
              <w:t>temp_ref_aer_all(i)</w:t>
            </w:r>
          </w:p>
        </w:tc>
        <w:tc>
          <w:tcPr>
            <w:tcW w:w="1615" w:type="dxa"/>
          </w:tcPr>
          <w:p w14:paraId="66A8C7FC"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40CEBD4" w14:textId="77777777" w:rsidR="00D35523" w:rsidRPr="00D35523" w:rsidRDefault="00D35523" w:rsidP="00D35523">
            <w:pPr>
              <w:overflowPunct w:val="0"/>
              <w:autoSpaceDE w:val="0"/>
              <w:autoSpaceDN w:val="0"/>
              <w:adjustRightInd w:val="0"/>
              <w:textAlignment w:val="baseline"/>
              <w:rPr>
                <w:sz w:val="20"/>
              </w:rPr>
            </w:pPr>
            <w:r w:rsidRPr="00D35523">
              <w:rPr>
                <w:sz w:val="20"/>
              </w:rPr>
              <w:t>Reference temperature for water column degradation; the number of values should match nchem</w:t>
            </w:r>
          </w:p>
        </w:tc>
      </w:tr>
      <w:tr w:rsidR="00D35523" w:rsidRPr="00D35523" w14:paraId="524D46E1" w14:textId="77777777" w:rsidTr="00D45A0E">
        <w:tc>
          <w:tcPr>
            <w:tcW w:w="866" w:type="dxa"/>
          </w:tcPr>
          <w:p w14:paraId="1D0C2094" w14:textId="77777777" w:rsidR="00D35523" w:rsidRPr="00D35523" w:rsidRDefault="00D35523" w:rsidP="00D35523">
            <w:pPr>
              <w:overflowPunct w:val="0"/>
              <w:autoSpaceDE w:val="0"/>
              <w:autoSpaceDN w:val="0"/>
              <w:adjustRightInd w:val="0"/>
              <w:textAlignment w:val="baseline"/>
              <w:rPr>
                <w:sz w:val="20"/>
              </w:rPr>
            </w:pPr>
            <w:r w:rsidRPr="00D35523">
              <w:rPr>
                <w:sz w:val="20"/>
              </w:rPr>
              <w:t>8</w:t>
            </w:r>
          </w:p>
        </w:tc>
        <w:tc>
          <w:tcPr>
            <w:tcW w:w="2306" w:type="dxa"/>
          </w:tcPr>
          <w:p w14:paraId="754A86DC" w14:textId="77777777" w:rsidR="00D35523" w:rsidRPr="00D35523" w:rsidRDefault="00D35523" w:rsidP="00D35523">
            <w:pPr>
              <w:autoSpaceDE w:val="0"/>
              <w:autoSpaceDN w:val="0"/>
              <w:adjustRightInd w:val="0"/>
              <w:rPr>
                <w:sz w:val="20"/>
              </w:rPr>
            </w:pPr>
            <w:r w:rsidRPr="00D35523">
              <w:rPr>
                <w:sz w:val="20"/>
              </w:rPr>
              <w:t>anae_aq_all(i)</w:t>
            </w:r>
          </w:p>
          <w:p w14:paraId="47248F7F" w14:textId="77777777" w:rsidR="00D35523" w:rsidRPr="00D35523" w:rsidRDefault="00D35523" w:rsidP="00D35523">
            <w:pPr>
              <w:autoSpaceDE w:val="0"/>
              <w:autoSpaceDN w:val="0"/>
              <w:adjustRightInd w:val="0"/>
              <w:rPr>
                <w:sz w:val="20"/>
              </w:rPr>
            </w:pPr>
          </w:p>
        </w:tc>
        <w:tc>
          <w:tcPr>
            <w:tcW w:w="1615" w:type="dxa"/>
          </w:tcPr>
          <w:p w14:paraId="60A1D26D"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3B1290E4" w14:textId="77777777" w:rsidR="00D35523" w:rsidRPr="00D35523" w:rsidRDefault="00D35523" w:rsidP="00D35523">
            <w:pPr>
              <w:overflowPunct w:val="0"/>
              <w:autoSpaceDE w:val="0"/>
              <w:autoSpaceDN w:val="0"/>
              <w:adjustRightInd w:val="0"/>
              <w:textAlignment w:val="baseline"/>
              <w:rPr>
                <w:sz w:val="20"/>
              </w:rPr>
            </w:pPr>
            <w:r w:rsidRPr="00D35523">
              <w:rPr>
                <w:sz w:val="20"/>
              </w:rPr>
              <w:t>Benthic degradation half-life (days); the number of values should match nchem</w:t>
            </w:r>
          </w:p>
        </w:tc>
      </w:tr>
      <w:tr w:rsidR="00D35523" w:rsidRPr="00D35523" w14:paraId="576470BA" w14:textId="77777777" w:rsidTr="00D45A0E">
        <w:tc>
          <w:tcPr>
            <w:tcW w:w="866" w:type="dxa"/>
          </w:tcPr>
          <w:p w14:paraId="79A50D96" w14:textId="77777777" w:rsidR="00D35523" w:rsidRPr="00D35523" w:rsidRDefault="00D35523" w:rsidP="00D35523">
            <w:pPr>
              <w:overflowPunct w:val="0"/>
              <w:autoSpaceDE w:val="0"/>
              <w:autoSpaceDN w:val="0"/>
              <w:adjustRightInd w:val="0"/>
              <w:textAlignment w:val="baseline"/>
              <w:rPr>
                <w:sz w:val="20"/>
              </w:rPr>
            </w:pPr>
            <w:r w:rsidRPr="00D35523">
              <w:rPr>
                <w:sz w:val="20"/>
              </w:rPr>
              <w:t>9</w:t>
            </w:r>
          </w:p>
        </w:tc>
        <w:tc>
          <w:tcPr>
            <w:tcW w:w="2306" w:type="dxa"/>
          </w:tcPr>
          <w:p w14:paraId="4C072A41" w14:textId="77777777" w:rsidR="00D35523" w:rsidRPr="00D35523" w:rsidRDefault="00D35523" w:rsidP="00D35523">
            <w:pPr>
              <w:autoSpaceDE w:val="0"/>
              <w:autoSpaceDN w:val="0"/>
              <w:adjustRightInd w:val="0"/>
              <w:rPr>
                <w:sz w:val="20"/>
              </w:rPr>
            </w:pPr>
            <w:r w:rsidRPr="00D35523">
              <w:rPr>
                <w:sz w:val="20"/>
              </w:rPr>
              <w:t>temp_ref_anae_all(i)</w:t>
            </w:r>
          </w:p>
          <w:p w14:paraId="49ECD5B5" w14:textId="77777777" w:rsidR="00D35523" w:rsidRPr="00D35523" w:rsidRDefault="00D35523" w:rsidP="00D35523">
            <w:pPr>
              <w:autoSpaceDE w:val="0"/>
              <w:autoSpaceDN w:val="0"/>
              <w:adjustRightInd w:val="0"/>
              <w:rPr>
                <w:sz w:val="20"/>
              </w:rPr>
            </w:pPr>
          </w:p>
        </w:tc>
        <w:tc>
          <w:tcPr>
            <w:tcW w:w="1615" w:type="dxa"/>
          </w:tcPr>
          <w:p w14:paraId="1DCF4F48"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35213E6B" w14:textId="77777777" w:rsidR="00D35523" w:rsidRPr="00D35523" w:rsidRDefault="00D35523" w:rsidP="00D35523">
            <w:pPr>
              <w:overflowPunct w:val="0"/>
              <w:autoSpaceDE w:val="0"/>
              <w:autoSpaceDN w:val="0"/>
              <w:adjustRightInd w:val="0"/>
              <w:textAlignment w:val="baseline"/>
              <w:rPr>
                <w:sz w:val="20"/>
              </w:rPr>
            </w:pPr>
            <w:r w:rsidRPr="00D35523">
              <w:rPr>
                <w:sz w:val="20"/>
              </w:rPr>
              <w:t>Reference temperature for benthic degradation; the number of values should match nchem</w:t>
            </w:r>
          </w:p>
        </w:tc>
      </w:tr>
      <w:tr w:rsidR="00D35523" w:rsidRPr="00D35523" w14:paraId="26A8847D" w14:textId="77777777" w:rsidTr="00D45A0E">
        <w:tc>
          <w:tcPr>
            <w:tcW w:w="866" w:type="dxa"/>
          </w:tcPr>
          <w:p w14:paraId="434571F4" w14:textId="77777777" w:rsidR="00D35523" w:rsidRPr="00D35523" w:rsidRDefault="00D35523" w:rsidP="00D35523">
            <w:pPr>
              <w:overflowPunct w:val="0"/>
              <w:autoSpaceDE w:val="0"/>
              <w:autoSpaceDN w:val="0"/>
              <w:adjustRightInd w:val="0"/>
              <w:textAlignment w:val="baseline"/>
              <w:rPr>
                <w:sz w:val="20"/>
              </w:rPr>
            </w:pPr>
            <w:r w:rsidRPr="00D35523">
              <w:rPr>
                <w:sz w:val="20"/>
              </w:rPr>
              <w:t>10</w:t>
            </w:r>
          </w:p>
        </w:tc>
        <w:tc>
          <w:tcPr>
            <w:tcW w:w="2306" w:type="dxa"/>
          </w:tcPr>
          <w:p w14:paraId="5A316412" w14:textId="77777777" w:rsidR="00D35523" w:rsidRPr="00D35523" w:rsidRDefault="00D35523" w:rsidP="00D35523">
            <w:pPr>
              <w:autoSpaceDE w:val="0"/>
              <w:autoSpaceDN w:val="0"/>
              <w:adjustRightInd w:val="0"/>
              <w:rPr>
                <w:sz w:val="20"/>
              </w:rPr>
            </w:pPr>
            <w:r w:rsidRPr="00D35523">
              <w:rPr>
                <w:sz w:val="20"/>
              </w:rPr>
              <w:t>photo_all(i)</w:t>
            </w:r>
          </w:p>
        </w:tc>
        <w:tc>
          <w:tcPr>
            <w:tcW w:w="1615" w:type="dxa"/>
          </w:tcPr>
          <w:p w14:paraId="33D8FCDA"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66909C5" w14:textId="77777777" w:rsidR="00D35523" w:rsidRPr="00D35523" w:rsidRDefault="00D35523" w:rsidP="00D35523">
            <w:pPr>
              <w:overflowPunct w:val="0"/>
              <w:autoSpaceDE w:val="0"/>
              <w:autoSpaceDN w:val="0"/>
              <w:adjustRightInd w:val="0"/>
              <w:textAlignment w:val="baseline"/>
              <w:rPr>
                <w:sz w:val="20"/>
              </w:rPr>
            </w:pPr>
            <w:r w:rsidRPr="00D35523">
              <w:rPr>
                <w:sz w:val="20"/>
              </w:rPr>
              <w:t>Photolysis half-life (days); the number of values should match nchem</w:t>
            </w:r>
          </w:p>
        </w:tc>
      </w:tr>
      <w:tr w:rsidR="00D35523" w:rsidRPr="00D35523" w14:paraId="2CBD3325" w14:textId="77777777" w:rsidTr="00D45A0E">
        <w:tc>
          <w:tcPr>
            <w:tcW w:w="866" w:type="dxa"/>
          </w:tcPr>
          <w:p w14:paraId="29EF728C" w14:textId="77777777" w:rsidR="00D35523" w:rsidRPr="00D35523" w:rsidRDefault="00D35523" w:rsidP="00D35523">
            <w:pPr>
              <w:overflowPunct w:val="0"/>
              <w:autoSpaceDE w:val="0"/>
              <w:autoSpaceDN w:val="0"/>
              <w:adjustRightInd w:val="0"/>
              <w:textAlignment w:val="baseline"/>
              <w:rPr>
                <w:sz w:val="20"/>
              </w:rPr>
            </w:pPr>
            <w:r w:rsidRPr="00D35523">
              <w:rPr>
                <w:sz w:val="20"/>
              </w:rPr>
              <w:t>11</w:t>
            </w:r>
          </w:p>
        </w:tc>
        <w:tc>
          <w:tcPr>
            <w:tcW w:w="2306" w:type="dxa"/>
          </w:tcPr>
          <w:p w14:paraId="620A351B" w14:textId="77777777" w:rsidR="00D35523" w:rsidRPr="00D35523" w:rsidRDefault="00D35523" w:rsidP="00D35523">
            <w:pPr>
              <w:autoSpaceDE w:val="0"/>
              <w:autoSpaceDN w:val="0"/>
              <w:adjustRightInd w:val="0"/>
              <w:rPr>
                <w:sz w:val="20"/>
              </w:rPr>
            </w:pPr>
            <w:r w:rsidRPr="00D35523">
              <w:rPr>
                <w:sz w:val="20"/>
              </w:rPr>
              <w:t>RFLAT_all(i)</w:t>
            </w:r>
          </w:p>
        </w:tc>
        <w:tc>
          <w:tcPr>
            <w:tcW w:w="1615" w:type="dxa"/>
          </w:tcPr>
          <w:p w14:paraId="3CA43B41"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381FC6A" w14:textId="77777777" w:rsidR="00D35523" w:rsidRPr="00D35523" w:rsidRDefault="00D35523" w:rsidP="00D35523">
            <w:pPr>
              <w:overflowPunct w:val="0"/>
              <w:autoSpaceDE w:val="0"/>
              <w:autoSpaceDN w:val="0"/>
              <w:adjustRightInd w:val="0"/>
              <w:textAlignment w:val="baseline"/>
              <w:rPr>
                <w:sz w:val="20"/>
              </w:rPr>
            </w:pPr>
            <w:r w:rsidRPr="00D35523">
              <w:rPr>
                <w:sz w:val="20"/>
              </w:rPr>
              <w:t>Reference latitude for photolysis; the number of values should match nchem</w:t>
            </w:r>
          </w:p>
        </w:tc>
      </w:tr>
      <w:tr w:rsidR="00D35523" w:rsidRPr="00D35523" w14:paraId="4DFC9DA1" w14:textId="77777777" w:rsidTr="00D45A0E">
        <w:tc>
          <w:tcPr>
            <w:tcW w:w="866" w:type="dxa"/>
          </w:tcPr>
          <w:p w14:paraId="715FD49A" w14:textId="77777777" w:rsidR="00D35523" w:rsidRPr="00D35523" w:rsidRDefault="00D35523" w:rsidP="00D35523">
            <w:pPr>
              <w:overflowPunct w:val="0"/>
              <w:autoSpaceDE w:val="0"/>
              <w:autoSpaceDN w:val="0"/>
              <w:adjustRightInd w:val="0"/>
              <w:textAlignment w:val="baseline"/>
              <w:rPr>
                <w:sz w:val="20"/>
              </w:rPr>
            </w:pPr>
            <w:r w:rsidRPr="00D35523">
              <w:rPr>
                <w:sz w:val="20"/>
              </w:rPr>
              <w:t>12</w:t>
            </w:r>
          </w:p>
        </w:tc>
        <w:tc>
          <w:tcPr>
            <w:tcW w:w="2306" w:type="dxa"/>
          </w:tcPr>
          <w:p w14:paraId="046C00B3" w14:textId="77777777" w:rsidR="00D35523" w:rsidRPr="00D35523" w:rsidRDefault="00D35523" w:rsidP="00D35523">
            <w:pPr>
              <w:autoSpaceDE w:val="0"/>
              <w:autoSpaceDN w:val="0"/>
              <w:adjustRightInd w:val="0"/>
              <w:ind w:firstLine="720"/>
              <w:rPr>
                <w:sz w:val="20"/>
              </w:rPr>
            </w:pPr>
            <w:r w:rsidRPr="00D35523">
              <w:rPr>
                <w:sz w:val="20"/>
              </w:rPr>
              <w:t>hydro_all(i)</w:t>
            </w:r>
          </w:p>
          <w:p w14:paraId="3E63841B" w14:textId="77777777" w:rsidR="00D35523" w:rsidRPr="00D35523" w:rsidRDefault="00D35523" w:rsidP="00D35523">
            <w:pPr>
              <w:autoSpaceDE w:val="0"/>
              <w:autoSpaceDN w:val="0"/>
              <w:adjustRightInd w:val="0"/>
              <w:rPr>
                <w:sz w:val="20"/>
              </w:rPr>
            </w:pPr>
          </w:p>
        </w:tc>
        <w:tc>
          <w:tcPr>
            <w:tcW w:w="1615" w:type="dxa"/>
          </w:tcPr>
          <w:p w14:paraId="0ACFD8AD"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62B828A8" w14:textId="77777777" w:rsidR="00D35523" w:rsidRPr="00D35523" w:rsidRDefault="00D35523" w:rsidP="00D35523">
            <w:pPr>
              <w:overflowPunct w:val="0"/>
              <w:autoSpaceDE w:val="0"/>
              <w:autoSpaceDN w:val="0"/>
              <w:adjustRightInd w:val="0"/>
              <w:textAlignment w:val="baseline"/>
              <w:rPr>
                <w:sz w:val="20"/>
              </w:rPr>
            </w:pPr>
            <w:r w:rsidRPr="00D35523">
              <w:rPr>
                <w:sz w:val="20"/>
              </w:rPr>
              <w:t>Hydrolysis half-life (days); the number of values should match nchem</w:t>
            </w:r>
          </w:p>
        </w:tc>
      </w:tr>
      <w:tr w:rsidR="00D35523" w:rsidRPr="00D35523" w14:paraId="56E84DF4" w14:textId="77777777" w:rsidTr="00D45A0E">
        <w:tc>
          <w:tcPr>
            <w:tcW w:w="866" w:type="dxa"/>
          </w:tcPr>
          <w:p w14:paraId="6F381934" w14:textId="77777777" w:rsidR="00D35523" w:rsidRPr="00D35523" w:rsidRDefault="00D35523" w:rsidP="00D35523">
            <w:pPr>
              <w:overflowPunct w:val="0"/>
              <w:autoSpaceDE w:val="0"/>
              <w:autoSpaceDN w:val="0"/>
              <w:adjustRightInd w:val="0"/>
              <w:textAlignment w:val="baseline"/>
              <w:rPr>
                <w:sz w:val="20"/>
              </w:rPr>
            </w:pPr>
            <w:r w:rsidRPr="00D35523">
              <w:rPr>
                <w:sz w:val="20"/>
              </w:rPr>
              <w:t>13</w:t>
            </w:r>
          </w:p>
        </w:tc>
        <w:tc>
          <w:tcPr>
            <w:tcW w:w="2306" w:type="dxa"/>
          </w:tcPr>
          <w:p w14:paraId="562BD96C"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6B40F60C"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362C2731"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23AF062D" w14:textId="77777777" w:rsidTr="00D45A0E">
        <w:tc>
          <w:tcPr>
            <w:tcW w:w="866" w:type="dxa"/>
          </w:tcPr>
          <w:p w14:paraId="29036A99" w14:textId="77777777" w:rsidR="00D35523" w:rsidRPr="00D35523" w:rsidRDefault="00D35523" w:rsidP="00D35523">
            <w:pPr>
              <w:overflowPunct w:val="0"/>
              <w:autoSpaceDE w:val="0"/>
              <w:autoSpaceDN w:val="0"/>
              <w:adjustRightInd w:val="0"/>
              <w:textAlignment w:val="baseline"/>
              <w:rPr>
                <w:sz w:val="20"/>
              </w:rPr>
            </w:pPr>
            <w:r w:rsidRPr="00D35523">
              <w:rPr>
                <w:sz w:val="20"/>
              </w:rPr>
              <w:t>14</w:t>
            </w:r>
          </w:p>
        </w:tc>
        <w:tc>
          <w:tcPr>
            <w:tcW w:w="2306" w:type="dxa"/>
          </w:tcPr>
          <w:p w14:paraId="031D4B13"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15D5C310"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44A90845"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1E930D2E" w14:textId="77777777" w:rsidTr="00D45A0E">
        <w:tc>
          <w:tcPr>
            <w:tcW w:w="866" w:type="dxa"/>
          </w:tcPr>
          <w:p w14:paraId="0C8CAE4A" w14:textId="77777777" w:rsidR="00D35523" w:rsidRPr="00D35523" w:rsidRDefault="00D35523" w:rsidP="00D35523">
            <w:pPr>
              <w:overflowPunct w:val="0"/>
              <w:autoSpaceDE w:val="0"/>
              <w:autoSpaceDN w:val="0"/>
              <w:adjustRightInd w:val="0"/>
              <w:textAlignment w:val="baseline"/>
              <w:rPr>
                <w:sz w:val="20"/>
              </w:rPr>
            </w:pPr>
            <w:r w:rsidRPr="00D35523">
              <w:rPr>
                <w:sz w:val="20"/>
              </w:rPr>
              <w:t>15</w:t>
            </w:r>
          </w:p>
        </w:tc>
        <w:tc>
          <w:tcPr>
            <w:tcW w:w="2306" w:type="dxa"/>
          </w:tcPr>
          <w:p w14:paraId="0C06FA5E"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02BFA572"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0D3AA9DC"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702B83CE" w14:textId="77777777" w:rsidTr="00D45A0E">
        <w:tc>
          <w:tcPr>
            <w:tcW w:w="866" w:type="dxa"/>
          </w:tcPr>
          <w:p w14:paraId="0A6D6749" w14:textId="77777777" w:rsidR="00D35523" w:rsidRPr="00D35523" w:rsidRDefault="00D35523" w:rsidP="00D35523">
            <w:pPr>
              <w:overflowPunct w:val="0"/>
              <w:autoSpaceDE w:val="0"/>
              <w:autoSpaceDN w:val="0"/>
              <w:adjustRightInd w:val="0"/>
              <w:textAlignment w:val="baseline"/>
              <w:rPr>
                <w:sz w:val="20"/>
              </w:rPr>
            </w:pPr>
            <w:r w:rsidRPr="00D35523">
              <w:rPr>
                <w:sz w:val="20"/>
              </w:rPr>
              <w:t>16</w:t>
            </w:r>
          </w:p>
        </w:tc>
        <w:tc>
          <w:tcPr>
            <w:tcW w:w="2306" w:type="dxa"/>
          </w:tcPr>
          <w:p w14:paraId="22200DFC" w14:textId="77777777" w:rsidR="00D35523" w:rsidRPr="00D35523" w:rsidRDefault="00D35523" w:rsidP="00D35523">
            <w:pPr>
              <w:autoSpaceDE w:val="0"/>
              <w:autoSpaceDN w:val="0"/>
              <w:adjustRightInd w:val="0"/>
              <w:rPr>
                <w:sz w:val="20"/>
              </w:rPr>
            </w:pPr>
            <w:r w:rsidRPr="00D35523">
              <w:rPr>
                <w:sz w:val="20"/>
              </w:rPr>
              <w:t>MWT(i)</w:t>
            </w:r>
          </w:p>
        </w:tc>
        <w:tc>
          <w:tcPr>
            <w:tcW w:w="1615" w:type="dxa"/>
          </w:tcPr>
          <w:p w14:paraId="42C5500E"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69D0091" w14:textId="77777777" w:rsidR="00D35523" w:rsidRPr="00D35523" w:rsidRDefault="00D35523" w:rsidP="00D35523">
            <w:pPr>
              <w:overflowPunct w:val="0"/>
              <w:autoSpaceDE w:val="0"/>
              <w:autoSpaceDN w:val="0"/>
              <w:adjustRightInd w:val="0"/>
              <w:textAlignment w:val="baseline"/>
              <w:rPr>
                <w:sz w:val="20"/>
              </w:rPr>
            </w:pPr>
            <w:r w:rsidRPr="00D35523">
              <w:rPr>
                <w:sz w:val="20"/>
              </w:rPr>
              <w:t>Molecular Weight; the number of values should match nchem</w:t>
            </w:r>
          </w:p>
        </w:tc>
      </w:tr>
      <w:tr w:rsidR="00D35523" w:rsidRPr="00D35523" w14:paraId="1EB56B47" w14:textId="77777777" w:rsidTr="00D45A0E">
        <w:tc>
          <w:tcPr>
            <w:tcW w:w="866" w:type="dxa"/>
          </w:tcPr>
          <w:p w14:paraId="506C5A77" w14:textId="77777777" w:rsidR="00D35523" w:rsidRPr="00D35523" w:rsidRDefault="00D35523" w:rsidP="00D35523">
            <w:pPr>
              <w:overflowPunct w:val="0"/>
              <w:autoSpaceDE w:val="0"/>
              <w:autoSpaceDN w:val="0"/>
              <w:adjustRightInd w:val="0"/>
              <w:textAlignment w:val="baseline"/>
              <w:rPr>
                <w:sz w:val="20"/>
              </w:rPr>
            </w:pPr>
            <w:r w:rsidRPr="00D35523">
              <w:rPr>
                <w:sz w:val="20"/>
              </w:rPr>
              <w:t>17</w:t>
            </w:r>
          </w:p>
        </w:tc>
        <w:tc>
          <w:tcPr>
            <w:tcW w:w="2306" w:type="dxa"/>
          </w:tcPr>
          <w:p w14:paraId="67D75EF8" w14:textId="77777777" w:rsidR="00D35523" w:rsidRPr="00D35523" w:rsidRDefault="00D35523" w:rsidP="00D35523">
            <w:pPr>
              <w:autoSpaceDE w:val="0"/>
              <w:autoSpaceDN w:val="0"/>
              <w:adjustRightInd w:val="0"/>
              <w:rPr>
                <w:sz w:val="20"/>
              </w:rPr>
            </w:pPr>
            <w:r w:rsidRPr="00D35523">
              <w:rPr>
                <w:sz w:val="20"/>
              </w:rPr>
              <w:t>VAPR_all(i)</w:t>
            </w:r>
          </w:p>
        </w:tc>
        <w:tc>
          <w:tcPr>
            <w:tcW w:w="1615" w:type="dxa"/>
          </w:tcPr>
          <w:p w14:paraId="4C6344D5"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17547912" w14:textId="77777777" w:rsidR="00D35523" w:rsidRPr="00D35523" w:rsidRDefault="00D35523" w:rsidP="00D35523">
            <w:pPr>
              <w:overflowPunct w:val="0"/>
              <w:autoSpaceDE w:val="0"/>
              <w:autoSpaceDN w:val="0"/>
              <w:adjustRightInd w:val="0"/>
              <w:textAlignment w:val="baseline"/>
              <w:rPr>
                <w:sz w:val="20"/>
              </w:rPr>
            </w:pPr>
            <w:r w:rsidRPr="00D35523">
              <w:rPr>
                <w:sz w:val="20"/>
              </w:rPr>
              <w:t>Vapor Pressure (torr); the number of values should match nchem</w:t>
            </w:r>
          </w:p>
        </w:tc>
      </w:tr>
      <w:tr w:rsidR="00D35523" w:rsidRPr="00D35523" w14:paraId="397EDE68" w14:textId="77777777" w:rsidTr="00D45A0E">
        <w:tc>
          <w:tcPr>
            <w:tcW w:w="866" w:type="dxa"/>
          </w:tcPr>
          <w:p w14:paraId="30E13E10" w14:textId="77777777" w:rsidR="00D35523" w:rsidRPr="00D35523" w:rsidRDefault="00D35523" w:rsidP="00D35523">
            <w:pPr>
              <w:overflowPunct w:val="0"/>
              <w:autoSpaceDE w:val="0"/>
              <w:autoSpaceDN w:val="0"/>
              <w:adjustRightInd w:val="0"/>
              <w:textAlignment w:val="baseline"/>
              <w:rPr>
                <w:sz w:val="20"/>
              </w:rPr>
            </w:pPr>
            <w:r w:rsidRPr="00D35523">
              <w:rPr>
                <w:sz w:val="20"/>
              </w:rPr>
              <w:lastRenderedPageBreak/>
              <w:t>18</w:t>
            </w:r>
          </w:p>
        </w:tc>
        <w:tc>
          <w:tcPr>
            <w:tcW w:w="2306" w:type="dxa"/>
          </w:tcPr>
          <w:p w14:paraId="4C16B94A" w14:textId="77777777" w:rsidR="00D35523" w:rsidRPr="00D35523" w:rsidRDefault="00D35523" w:rsidP="00D35523">
            <w:pPr>
              <w:autoSpaceDE w:val="0"/>
              <w:autoSpaceDN w:val="0"/>
              <w:adjustRightInd w:val="0"/>
              <w:rPr>
                <w:sz w:val="20"/>
              </w:rPr>
            </w:pPr>
            <w:r w:rsidRPr="00D35523">
              <w:rPr>
                <w:sz w:val="20"/>
              </w:rPr>
              <w:t>SOL_all(i)</w:t>
            </w:r>
          </w:p>
        </w:tc>
        <w:tc>
          <w:tcPr>
            <w:tcW w:w="1615" w:type="dxa"/>
          </w:tcPr>
          <w:p w14:paraId="1ECF1EAE"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AD8C80A" w14:textId="77777777" w:rsidR="00D35523" w:rsidRPr="00D35523" w:rsidRDefault="00D35523" w:rsidP="00D35523">
            <w:pPr>
              <w:overflowPunct w:val="0"/>
              <w:autoSpaceDE w:val="0"/>
              <w:autoSpaceDN w:val="0"/>
              <w:adjustRightInd w:val="0"/>
              <w:textAlignment w:val="baseline"/>
              <w:rPr>
                <w:sz w:val="20"/>
              </w:rPr>
            </w:pPr>
            <w:r w:rsidRPr="00D35523">
              <w:rPr>
                <w:sz w:val="20"/>
              </w:rPr>
              <w:t>Solubility (mg/L); the number of values should match nchem</w:t>
            </w:r>
          </w:p>
        </w:tc>
      </w:tr>
      <w:tr w:rsidR="00D35523" w:rsidRPr="00D35523" w14:paraId="3B50DDCF" w14:textId="77777777" w:rsidTr="00D45A0E">
        <w:tc>
          <w:tcPr>
            <w:tcW w:w="866" w:type="dxa"/>
          </w:tcPr>
          <w:p w14:paraId="53270D27" w14:textId="77777777" w:rsidR="00D35523" w:rsidRPr="00D35523" w:rsidRDefault="00D35523" w:rsidP="00D35523">
            <w:pPr>
              <w:overflowPunct w:val="0"/>
              <w:autoSpaceDE w:val="0"/>
              <w:autoSpaceDN w:val="0"/>
              <w:adjustRightInd w:val="0"/>
              <w:textAlignment w:val="baseline"/>
              <w:rPr>
                <w:sz w:val="20"/>
              </w:rPr>
            </w:pPr>
            <w:r w:rsidRPr="00D35523">
              <w:rPr>
                <w:sz w:val="20"/>
              </w:rPr>
              <w:t>19</w:t>
            </w:r>
          </w:p>
        </w:tc>
        <w:tc>
          <w:tcPr>
            <w:tcW w:w="2306" w:type="dxa"/>
          </w:tcPr>
          <w:p w14:paraId="1C30750D" w14:textId="77777777" w:rsidR="00D35523" w:rsidRPr="00D35523" w:rsidRDefault="00D35523" w:rsidP="00D35523">
            <w:pPr>
              <w:autoSpaceDE w:val="0"/>
              <w:autoSpaceDN w:val="0"/>
              <w:adjustRightInd w:val="0"/>
              <w:rPr>
                <w:sz w:val="20"/>
              </w:rPr>
            </w:pPr>
            <w:r w:rsidRPr="00D35523">
              <w:rPr>
                <w:sz w:val="20"/>
              </w:rPr>
              <w:t>xAerobic(i)</w:t>
            </w:r>
          </w:p>
        </w:tc>
        <w:tc>
          <w:tcPr>
            <w:tcW w:w="1615" w:type="dxa"/>
          </w:tcPr>
          <w:p w14:paraId="0A072C13"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503278CB" w14:textId="77777777" w:rsidR="00D35523" w:rsidRPr="00D35523" w:rsidRDefault="00D35523" w:rsidP="00D35523">
            <w:pPr>
              <w:overflowPunct w:val="0"/>
              <w:autoSpaceDE w:val="0"/>
              <w:autoSpaceDN w:val="0"/>
              <w:adjustRightInd w:val="0"/>
              <w:textAlignment w:val="baseline"/>
              <w:rPr>
                <w:sz w:val="20"/>
              </w:rPr>
            </w:pPr>
            <w:r w:rsidRPr="00D35523">
              <w:rPr>
                <w:sz w:val="20"/>
              </w:rPr>
              <w:t>Molar Conversion Factor for water column degradation; the number of values should match (nchem-1): parent to degradate 1, degradate 1 to degradate 2</w:t>
            </w:r>
          </w:p>
        </w:tc>
      </w:tr>
      <w:tr w:rsidR="00D35523" w:rsidRPr="00D35523" w14:paraId="351A0998" w14:textId="77777777" w:rsidTr="00D45A0E">
        <w:tc>
          <w:tcPr>
            <w:tcW w:w="866" w:type="dxa"/>
          </w:tcPr>
          <w:p w14:paraId="285A34C7" w14:textId="77777777" w:rsidR="00D35523" w:rsidRPr="00D35523" w:rsidRDefault="00D35523" w:rsidP="00D35523">
            <w:pPr>
              <w:overflowPunct w:val="0"/>
              <w:autoSpaceDE w:val="0"/>
              <w:autoSpaceDN w:val="0"/>
              <w:adjustRightInd w:val="0"/>
              <w:textAlignment w:val="baseline"/>
              <w:rPr>
                <w:sz w:val="20"/>
              </w:rPr>
            </w:pPr>
            <w:r w:rsidRPr="00D35523">
              <w:rPr>
                <w:sz w:val="20"/>
              </w:rPr>
              <w:t>20</w:t>
            </w:r>
          </w:p>
        </w:tc>
        <w:tc>
          <w:tcPr>
            <w:tcW w:w="2306" w:type="dxa"/>
          </w:tcPr>
          <w:p w14:paraId="27A78352" w14:textId="77777777" w:rsidR="00D35523" w:rsidRPr="00D35523" w:rsidRDefault="00D35523" w:rsidP="00D35523">
            <w:pPr>
              <w:autoSpaceDE w:val="0"/>
              <w:autoSpaceDN w:val="0"/>
              <w:adjustRightInd w:val="0"/>
              <w:rPr>
                <w:sz w:val="20"/>
              </w:rPr>
            </w:pPr>
            <w:r w:rsidRPr="00D35523">
              <w:rPr>
                <w:sz w:val="20"/>
              </w:rPr>
              <w:t>xBenthic(i)</w:t>
            </w:r>
          </w:p>
        </w:tc>
        <w:tc>
          <w:tcPr>
            <w:tcW w:w="1615" w:type="dxa"/>
          </w:tcPr>
          <w:p w14:paraId="6065B023"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38231644" w14:textId="77777777" w:rsidR="00D35523" w:rsidRPr="00D35523" w:rsidRDefault="00D35523" w:rsidP="00D35523">
            <w:pPr>
              <w:overflowPunct w:val="0"/>
              <w:autoSpaceDE w:val="0"/>
              <w:autoSpaceDN w:val="0"/>
              <w:adjustRightInd w:val="0"/>
              <w:textAlignment w:val="baseline"/>
              <w:rPr>
                <w:sz w:val="20"/>
              </w:rPr>
            </w:pPr>
            <w:r w:rsidRPr="00D35523">
              <w:rPr>
                <w:sz w:val="20"/>
              </w:rPr>
              <w:t>Molar Conversion Factor for benthic degradation; the number of values should match (nchem-1): parent to degradate 1, degradate 1 to degradate 2</w:t>
            </w:r>
          </w:p>
        </w:tc>
      </w:tr>
      <w:tr w:rsidR="00D35523" w:rsidRPr="00D35523" w14:paraId="33CD9A74" w14:textId="77777777" w:rsidTr="00D45A0E">
        <w:tc>
          <w:tcPr>
            <w:tcW w:w="866" w:type="dxa"/>
          </w:tcPr>
          <w:p w14:paraId="42EECC5C" w14:textId="77777777" w:rsidR="00D35523" w:rsidRPr="00D35523" w:rsidRDefault="00D35523" w:rsidP="00D35523">
            <w:pPr>
              <w:overflowPunct w:val="0"/>
              <w:autoSpaceDE w:val="0"/>
              <w:autoSpaceDN w:val="0"/>
              <w:adjustRightInd w:val="0"/>
              <w:textAlignment w:val="baseline"/>
              <w:rPr>
                <w:sz w:val="20"/>
              </w:rPr>
            </w:pPr>
            <w:r w:rsidRPr="00D35523">
              <w:rPr>
                <w:sz w:val="20"/>
              </w:rPr>
              <w:t>21</w:t>
            </w:r>
          </w:p>
        </w:tc>
        <w:tc>
          <w:tcPr>
            <w:tcW w:w="2306" w:type="dxa"/>
          </w:tcPr>
          <w:p w14:paraId="5E22AB7A" w14:textId="77777777" w:rsidR="00D35523" w:rsidRPr="00D35523" w:rsidRDefault="00D35523" w:rsidP="00D35523">
            <w:pPr>
              <w:autoSpaceDE w:val="0"/>
              <w:autoSpaceDN w:val="0"/>
              <w:adjustRightInd w:val="0"/>
              <w:rPr>
                <w:sz w:val="20"/>
              </w:rPr>
            </w:pPr>
            <w:r w:rsidRPr="00D35523">
              <w:rPr>
                <w:sz w:val="20"/>
              </w:rPr>
              <w:t>xPhoto(i)</w:t>
            </w:r>
          </w:p>
        </w:tc>
        <w:tc>
          <w:tcPr>
            <w:tcW w:w="1615" w:type="dxa"/>
          </w:tcPr>
          <w:p w14:paraId="7319612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FB0FC58" w14:textId="77777777" w:rsidR="00D35523" w:rsidRPr="00D35523" w:rsidRDefault="00D35523" w:rsidP="00D35523">
            <w:pPr>
              <w:overflowPunct w:val="0"/>
              <w:autoSpaceDE w:val="0"/>
              <w:autoSpaceDN w:val="0"/>
              <w:adjustRightInd w:val="0"/>
              <w:textAlignment w:val="baseline"/>
              <w:rPr>
                <w:sz w:val="20"/>
              </w:rPr>
            </w:pPr>
            <w:r w:rsidRPr="00D35523">
              <w:rPr>
                <w:sz w:val="20"/>
              </w:rPr>
              <w:t>Molar Conversion Factor for photolysis; the number of values should match (nchem-1): parent to degradate 1, degradate 1 to degradate 2</w:t>
            </w:r>
          </w:p>
        </w:tc>
      </w:tr>
      <w:tr w:rsidR="00D35523" w:rsidRPr="00D35523" w14:paraId="257047E2" w14:textId="77777777" w:rsidTr="00D45A0E">
        <w:tc>
          <w:tcPr>
            <w:tcW w:w="866" w:type="dxa"/>
          </w:tcPr>
          <w:p w14:paraId="71AB2FDA" w14:textId="77777777" w:rsidR="00D35523" w:rsidRPr="00D35523" w:rsidRDefault="00D35523" w:rsidP="00D35523">
            <w:pPr>
              <w:overflowPunct w:val="0"/>
              <w:autoSpaceDE w:val="0"/>
              <w:autoSpaceDN w:val="0"/>
              <w:adjustRightInd w:val="0"/>
              <w:textAlignment w:val="baseline"/>
              <w:rPr>
                <w:sz w:val="20"/>
              </w:rPr>
            </w:pPr>
            <w:r w:rsidRPr="00D35523">
              <w:rPr>
                <w:sz w:val="20"/>
              </w:rPr>
              <w:t>22</w:t>
            </w:r>
          </w:p>
        </w:tc>
        <w:tc>
          <w:tcPr>
            <w:tcW w:w="2306" w:type="dxa"/>
          </w:tcPr>
          <w:p w14:paraId="4F57A49F" w14:textId="77777777" w:rsidR="00D35523" w:rsidRPr="00D35523" w:rsidRDefault="00D35523" w:rsidP="00D35523">
            <w:pPr>
              <w:autoSpaceDE w:val="0"/>
              <w:autoSpaceDN w:val="0"/>
              <w:adjustRightInd w:val="0"/>
              <w:rPr>
                <w:sz w:val="20"/>
              </w:rPr>
            </w:pPr>
            <w:r w:rsidRPr="00D35523">
              <w:rPr>
                <w:sz w:val="20"/>
              </w:rPr>
              <w:t>xHydro(i)</w:t>
            </w:r>
          </w:p>
        </w:tc>
        <w:tc>
          <w:tcPr>
            <w:tcW w:w="1615" w:type="dxa"/>
          </w:tcPr>
          <w:p w14:paraId="70534D49"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46C8EE71" w14:textId="77777777" w:rsidR="00D35523" w:rsidRPr="00D35523" w:rsidRDefault="00D35523" w:rsidP="00D35523">
            <w:pPr>
              <w:overflowPunct w:val="0"/>
              <w:autoSpaceDE w:val="0"/>
              <w:autoSpaceDN w:val="0"/>
              <w:adjustRightInd w:val="0"/>
              <w:textAlignment w:val="baseline"/>
              <w:rPr>
                <w:sz w:val="20"/>
              </w:rPr>
            </w:pPr>
            <w:r w:rsidRPr="00D35523">
              <w:rPr>
                <w:sz w:val="20"/>
              </w:rPr>
              <w:t>Molar Conversion Factor for hydrolysis; the number of values should match (nchem-1): parent to degradate 1, degradate 1 to degradate 2</w:t>
            </w:r>
          </w:p>
        </w:tc>
      </w:tr>
      <w:tr w:rsidR="00D35523" w:rsidRPr="00D35523" w14:paraId="075CFADC" w14:textId="77777777" w:rsidTr="00D45A0E">
        <w:tc>
          <w:tcPr>
            <w:tcW w:w="866" w:type="dxa"/>
          </w:tcPr>
          <w:p w14:paraId="5F8272FB" w14:textId="77777777" w:rsidR="00D35523" w:rsidRPr="00D35523" w:rsidRDefault="00D35523" w:rsidP="00D35523">
            <w:pPr>
              <w:overflowPunct w:val="0"/>
              <w:autoSpaceDE w:val="0"/>
              <w:autoSpaceDN w:val="0"/>
              <w:adjustRightInd w:val="0"/>
              <w:textAlignment w:val="baseline"/>
              <w:rPr>
                <w:sz w:val="20"/>
              </w:rPr>
            </w:pPr>
            <w:r w:rsidRPr="00D35523">
              <w:rPr>
                <w:sz w:val="20"/>
              </w:rPr>
              <w:t>23</w:t>
            </w:r>
          </w:p>
        </w:tc>
        <w:tc>
          <w:tcPr>
            <w:tcW w:w="2306" w:type="dxa"/>
          </w:tcPr>
          <w:p w14:paraId="2A81E4C5"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54322E62"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242A571F"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76D13B16" w14:textId="77777777" w:rsidTr="00D45A0E">
        <w:tc>
          <w:tcPr>
            <w:tcW w:w="866" w:type="dxa"/>
          </w:tcPr>
          <w:p w14:paraId="15107F0D" w14:textId="77777777" w:rsidR="00D35523" w:rsidRPr="00D35523" w:rsidRDefault="00D35523" w:rsidP="00D35523">
            <w:pPr>
              <w:overflowPunct w:val="0"/>
              <w:autoSpaceDE w:val="0"/>
              <w:autoSpaceDN w:val="0"/>
              <w:adjustRightInd w:val="0"/>
              <w:textAlignment w:val="baseline"/>
              <w:rPr>
                <w:sz w:val="20"/>
              </w:rPr>
            </w:pPr>
            <w:r w:rsidRPr="00D35523">
              <w:rPr>
                <w:sz w:val="20"/>
              </w:rPr>
              <w:t>24</w:t>
            </w:r>
          </w:p>
        </w:tc>
        <w:tc>
          <w:tcPr>
            <w:tcW w:w="2306" w:type="dxa"/>
          </w:tcPr>
          <w:p w14:paraId="34E6C0E2"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1382698F"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0D18430E"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7C65B1F0" w14:textId="77777777" w:rsidTr="00D45A0E">
        <w:tc>
          <w:tcPr>
            <w:tcW w:w="866" w:type="dxa"/>
          </w:tcPr>
          <w:p w14:paraId="53D4B460" w14:textId="77777777" w:rsidR="00D35523" w:rsidRPr="00D35523" w:rsidRDefault="00D35523" w:rsidP="00D35523">
            <w:pPr>
              <w:overflowPunct w:val="0"/>
              <w:autoSpaceDE w:val="0"/>
              <w:autoSpaceDN w:val="0"/>
              <w:adjustRightInd w:val="0"/>
              <w:textAlignment w:val="baseline"/>
              <w:rPr>
                <w:sz w:val="20"/>
              </w:rPr>
            </w:pPr>
            <w:r w:rsidRPr="00D35523">
              <w:rPr>
                <w:sz w:val="20"/>
              </w:rPr>
              <w:t>25</w:t>
            </w:r>
          </w:p>
        </w:tc>
        <w:tc>
          <w:tcPr>
            <w:tcW w:w="2306" w:type="dxa"/>
          </w:tcPr>
          <w:p w14:paraId="2218AA9B"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2755CD15"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21A97121"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2F40D08" w14:textId="77777777" w:rsidTr="00D45A0E">
        <w:tc>
          <w:tcPr>
            <w:tcW w:w="866" w:type="dxa"/>
          </w:tcPr>
          <w:p w14:paraId="646831CE" w14:textId="77777777" w:rsidR="00D35523" w:rsidRPr="00D35523" w:rsidRDefault="00D35523" w:rsidP="00D35523">
            <w:pPr>
              <w:overflowPunct w:val="0"/>
              <w:autoSpaceDE w:val="0"/>
              <w:autoSpaceDN w:val="0"/>
              <w:adjustRightInd w:val="0"/>
              <w:textAlignment w:val="baseline"/>
              <w:rPr>
                <w:sz w:val="20"/>
              </w:rPr>
            </w:pPr>
            <w:r w:rsidRPr="00D35523">
              <w:rPr>
                <w:sz w:val="20"/>
              </w:rPr>
              <w:t>26</w:t>
            </w:r>
          </w:p>
        </w:tc>
        <w:tc>
          <w:tcPr>
            <w:tcW w:w="2306" w:type="dxa"/>
          </w:tcPr>
          <w:p w14:paraId="0C4BA227"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4C985E60"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0C696929"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7860C944" w14:textId="77777777" w:rsidTr="00D45A0E">
        <w:tc>
          <w:tcPr>
            <w:tcW w:w="866" w:type="dxa"/>
          </w:tcPr>
          <w:p w14:paraId="27A4BC28" w14:textId="77777777" w:rsidR="00D35523" w:rsidRPr="00D35523" w:rsidRDefault="00D35523" w:rsidP="00D35523">
            <w:pPr>
              <w:overflowPunct w:val="0"/>
              <w:autoSpaceDE w:val="0"/>
              <w:autoSpaceDN w:val="0"/>
              <w:adjustRightInd w:val="0"/>
              <w:textAlignment w:val="baseline"/>
              <w:rPr>
                <w:sz w:val="20"/>
              </w:rPr>
            </w:pPr>
            <w:r w:rsidRPr="00D35523">
              <w:rPr>
                <w:sz w:val="20"/>
              </w:rPr>
              <w:t>27</w:t>
            </w:r>
          </w:p>
        </w:tc>
        <w:tc>
          <w:tcPr>
            <w:tcW w:w="2306" w:type="dxa"/>
          </w:tcPr>
          <w:p w14:paraId="75D3129C"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3D7DE0D6"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21273674"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4EC1E71" w14:textId="77777777" w:rsidTr="00D45A0E">
        <w:tc>
          <w:tcPr>
            <w:tcW w:w="866" w:type="dxa"/>
          </w:tcPr>
          <w:p w14:paraId="341640B2" w14:textId="77777777" w:rsidR="00D35523" w:rsidRPr="00D35523" w:rsidRDefault="00D35523" w:rsidP="00D35523">
            <w:pPr>
              <w:overflowPunct w:val="0"/>
              <w:autoSpaceDE w:val="0"/>
              <w:autoSpaceDN w:val="0"/>
              <w:adjustRightInd w:val="0"/>
              <w:textAlignment w:val="baseline"/>
              <w:rPr>
                <w:sz w:val="20"/>
              </w:rPr>
            </w:pPr>
            <w:r w:rsidRPr="00D35523">
              <w:rPr>
                <w:sz w:val="20"/>
              </w:rPr>
              <w:t>28</w:t>
            </w:r>
          </w:p>
        </w:tc>
        <w:tc>
          <w:tcPr>
            <w:tcW w:w="2306" w:type="dxa"/>
          </w:tcPr>
          <w:p w14:paraId="54BCC467" w14:textId="77777777" w:rsidR="00D35523" w:rsidRPr="00D35523" w:rsidRDefault="00D35523" w:rsidP="00D35523">
            <w:pPr>
              <w:autoSpaceDE w:val="0"/>
              <w:autoSpaceDN w:val="0"/>
              <w:adjustRightInd w:val="0"/>
              <w:rPr>
                <w:sz w:val="20"/>
              </w:rPr>
            </w:pPr>
            <w:r w:rsidRPr="00D35523">
              <w:rPr>
                <w:sz w:val="20"/>
              </w:rPr>
              <w:t>QT</w:t>
            </w:r>
          </w:p>
        </w:tc>
        <w:tc>
          <w:tcPr>
            <w:tcW w:w="1615" w:type="dxa"/>
          </w:tcPr>
          <w:p w14:paraId="68C7982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4C251038" w14:textId="77777777" w:rsidR="00D35523" w:rsidRPr="00D35523" w:rsidRDefault="00D35523" w:rsidP="00D35523">
            <w:pPr>
              <w:overflowPunct w:val="0"/>
              <w:autoSpaceDE w:val="0"/>
              <w:autoSpaceDN w:val="0"/>
              <w:adjustRightInd w:val="0"/>
              <w:textAlignment w:val="baseline"/>
              <w:rPr>
                <w:sz w:val="20"/>
              </w:rPr>
            </w:pPr>
            <w:r w:rsidRPr="00D35523">
              <w:rPr>
                <w:sz w:val="20"/>
              </w:rPr>
              <w:t xml:space="preserve">Q10 factor by which degradation increases for every 10 </w:t>
            </w:r>
            <w:r w:rsidRPr="00D35523">
              <w:rPr>
                <w:sz w:val="20"/>
              </w:rPr>
              <w:sym w:font="Symbol" w:char="F0B0"/>
            </w:r>
            <w:r w:rsidRPr="00D35523">
              <w:rPr>
                <w:sz w:val="20"/>
              </w:rPr>
              <w:t>C</w:t>
            </w:r>
            <w:r w:rsidRPr="00D35523" w:rsidDel="006B0E08">
              <w:rPr>
                <w:sz w:val="20"/>
              </w:rPr>
              <w:t xml:space="preserve"> </w:t>
            </w:r>
            <w:r w:rsidRPr="00D35523">
              <w:rPr>
                <w:sz w:val="20"/>
              </w:rPr>
              <w:t>rise in temperature.</w:t>
            </w:r>
          </w:p>
        </w:tc>
      </w:tr>
      <w:tr w:rsidR="00D35523" w:rsidRPr="00D35523" w14:paraId="59687C5A" w14:textId="77777777" w:rsidTr="00D45A0E">
        <w:tc>
          <w:tcPr>
            <w:tcW w:w="866" w:type="dxa"/>
          </w:tcPr>
          <w:p w14:paraId="3158B6AF" w14:textId="77777777" w:rsidR="00D35523" w:rsidRPr="00D35523" w:rsidRDefault="00D35523" w:rsidP="00D35523">
            <w:pPr>
              <w:overflowPunct w:val="0"/>
              <w:autoSpaceDE w:val="0"/>
              <w:autoSpaceDN w:val="0"/>
              <w:adjustRightInd w:val="0"/>
              <w:textAlignment w:val="baseline"/>
              <w:rPr>
                <w:sz w:val="20"/>
              </w:rPr>
            </w:pPr>
            <w:r w:rsidRPr="00D35523">
              <w:rPr>
                <w:sz w:val="20"/>
              </w:rPr>
              <w:t>29</w:t>
            </w:r>
          </w:p>
        </w:tc>
        <w:tc>
          <w:tcPr>
            <w:tcW w:w="2306" w:type="dxa"/>
          </w:tcPr>
          <w:p w14:paraId="3365250D" w14:textId="77777777" w:rsidR="00D35523" w:rsidRPr="00D35523" w:rsidRDefault="00D35523" w:rsidP="00D35523">
            <w:pPr>
              <w:autoSpaceDE w:val="0"/>
              <w:autoSpaceDN w:val="0"/>
              <w:adjustRightInd w:val="0"/>
              <w:rPr>
                <w:sz w:val="20"/>
              </w:rPr>
            </w:pPr>
            <w:r w:rsidRPr="00D35523">
              <w:rPr>
                <w:sz w:val="20"/>
              </w:rPr>
              <w:t>scenario_id</w:t>
            </w:r>
          </w:p>
          <w:p w14:paraId="4A4B3685" w14:textId="77777777" w:rsidR="00D35523" w:rsidRPr="00D35523" w:rsidRDefault="00D35523" w:rsidP="00D35523">
            <w:pPr>
              <w:autoSpaceDE w:val="0"/>
              <w:autoSpaceDN w:val="0"/>
              <w:adjustRightInd w:val="0"/>
              <w:rPr>
                <w:sz w:val="20"/>
              </w:rPr>
            </w:pPr>
          </w:p>
        </w:tc>
        <w:tc>
          <w:tcPr>
            <w:tcW w:w="1615" w:type="dxa"/>
          </w:tcPr>
          <w:p w14:paraId="42775B24" w14:textId="77777777" w:rsidR="00D35523" w:rsidRPr="00D35523" w:rsidRDefault="00D35523" w:rsidP="00D35523">
            <w:pPr>
              <w:overflowPunct w:val="0"/>
              <w:autoSpaceDE w:val="0"/>
              <w:autoSpaceDN w:val="0"/>
              <w:adjustRightInd w:val="0"/>
              <w:textAlignment w:val="baseline"/>
              <w:rPr>
                <w:sz w:val="20"/>
              </w:rPr>
            </w:pPr>
            <w:r w:rsidRPr="00D35523">
              <w:rPr>
                <w:sz w:val="20"/>
              </w:rPr>
              <w:t>Character(50)</w:t>
            </w:r>
          </w:p>
        </w:tc>
        <w:tc>
          <w:tcPr>
            <w:tcW w:w="4789" w:type="dxa"/>
          </w:tcPr>
          <w:p w14:paraId="77F05136" w14:textId="77777777" w:rsidR="00D35523" w:rsidRPr="00D35523" w:rsidRDefault="00D35523" w:rsidP="00D35523">
            <w:pPr>
              <w:overflowPunct w:val="0"/>
              <w:autoSpaceDE w:val="0"/>
              <w:autoSpaceDN w:val="0"/>
              <w:adjustRightInd w:val="0"/>
              <w:textAlignment w:val="baseline"/>
              <w:rPr>
                <w:sz w:val="20"/>
              </w:rPr>
            </w:pPr>
            <w:r w:rsidRPr="00D35523">
              <w:rPr>
                <w:sz w:val="20"/>
              </w:rPr>
              <w:t>Text to describe the field scenario.  Used for naming output files.</w:t>
            </w:r>
          </w:p>
        </w:tc>
      </w:tr>
      <w:tr w:rsidR="00D35523" w:rsidRPr="00D35523" w14:paraId="158349BB" w14:textId="77777777" w:rsidTr="00D45A0E">
        <w:tc>
          <w:tcPr>
            <w:tcW w:w="866" w:type="dxa"/>
          </w:tcPr>
          <w:p w14:paraId="18776CBA" w14:textId="77777777" w:rsidR="00D35523" w:rsidRPr="00D35523" w:rsidRDefault="00D35523" w:rsidP="00D35523">
            <w:pPr>
              <w:overflowPunct w:val="0"/>
              <w:autoSpaceDE w:val="0"/>
              <w:autoSpaceDN w:val="0"/>
              <w:adjustRightInd w:val="0"/>
              <w:textAlignment w:val="baseline"/>
              <w:rPr>
                <w:sz w:val="20"/>
              </w:rPr>
            </w:pPr>
            <w:r w:rsidRPr="00D35523">
              <w:rPr>
                <w:sz w:val="20"/>
              </w:rPr>
              <w:t>30</w:t>
            </w:r>
          </w:p>
        </w:tc>
        <w:tc>
          <w:tcPr>
            <w:tcW w:w="2306" w:type="dxa"/>
          </w:tcPr>
          <w:p w14:paraId="3892E1DB" w14:textId="77777777" w:rsidR="00D35523" w:rsidRPr="00D35523" w:rsidRDefault="00D35523" w:rsidP="00D35523">
            <w:pPr>
              <w:autoSpaceDE w:val="0"/>
              <w:autoSpaceDN w:val="0"/>
              <w:adjustRightInd w:val="0"/>
              <w:rPr>
                <w:sz w:val="20"/>
              </w:rPr>
            </w:pPr>
            <w:r w:rsidRPr="00D35523">
              <w:rPr>
                <w:sz w:val="20"/>
              </w:rPr>
              <w:t>metfilename</w:t>
            </w:r>
          </w:p>
        </w:tc>
        <w:tc>
          <w:tcPr>
            <w:tcW w:w="1615" w:type="dxa"/>
          </w:tcPr>
          <w:p w14:paraId="75EF5091" w14:textId="77777777" w:rsidR="00D35523" w:rsidRPr="00D35523" w:rsidRDefault="00D35523" w:rsidP="00D35523">
            <w:pPr>
              <w:overflowPunct w:val="0"/>
              <w:autoSpaceDE w:val="0"/>
              <w:autoSpaceDN w:val="0"/>
              <w:adjustRightInd w:val="0"/>
              <w:textAlignment w:val="baseline"/>
              <w:rPr>
                <w:sz w:val="20"/>
              </w:rPr>
            </w:pPr>
            <w:r w:rsidRPr="00D35523">
              <w:rPr>
                <w:sz w:val="20"/>
              </w:rPr>
              <w:t>Character(256)</w:t>
            </w:r>
          </w:p>
        </w:tc>
        <w:tc>
          <w:tcPr>
            <w:tcW w:w="4789" w:type="dxa"/>
          </w:tcPr>
          <w:p w14:paraId="78F2CBD9" w14:textId="77777777" w:rsidR="00D35523" w:rsidRPr="00D35523" w:rsidRDefault="00D35523" w:rsidP="00D35523">
            <w:pPr>
              <w:overflowPunct w:val="0"/>
              <w:autoSpaceDE w:val="0"/>
              <w:autoSpaceDN w:val="0"/>
              <w:adjustRightInd w:val="0"/>
              <w:textAlignment w:val="baseline"/>
              <w:rPr>
                <w:sz w:val="20"/>
              </w:rPr>
            </w:pPr>
            <w:r w:rsidRPr="00D35523">
              <w:rPr>
                <w:sz w:val="20"/>
              </w:rPr>
              <w:t>Full path and file name of the meteorological file.</w:t>
            </w:r>
          </w:p>
        </w:tc>
      </w:tr>
      <w:tr w:rsidR="00D35523" w:rsidRPr="00D35523" w14:paraId="39F34199" w14:textId="77777777" w:rsidTr="00D45A0E">
        <w:tc>
          <w:tcPr>
            <w:tcW w:w="866" w:type="dxa"/>
          </w:tcPr>
          <w:p w14:paraId="68B0552F" w14:textId="77777777" w:rsidR="00D35523" w:rsidRPr="00D35523" w:rsidRDefault="00D35523" w:rsidP="00D35523">
            <w:pPr>
              <w:overflowPunct w:val="0"/>
              <w:autoSpaceDE w:val="0"/>
              <w:autoSpaceDN w:val="0"/>
              <w:adjustRightInd w:val="0"/>
              <w:textAlignment w:val="baseline"/>
              <w:rPr>
                <w:sz w:val="20"/>
              </w:rPr>
            </w:pPr>
            <w:r w:rsidRPr="00D35523">
              <w:rPr>
                <w:sz w:val="20"/>
              </w:rPr>
              <w:t>31</w:t>
            </w:r>
          </w:p>
        </w:tc>
        <w:tc>
          <w:tcPr>
            <w:tcW w:w="2306" w:type="dxa"/>
          </w:tcPr>
          <w:p w14:paraId="4FC0EC80"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373DD114"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598AB94A"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6480F68B" w14:textId="77777777" w:rsidTr="00D45A0E">
        <w:tc>
          <w:tcPr>
            <w:tcW w:w="866" w:type="dxa"/>
          </w:tcPr>
          <w:p w14:paraId="44284BC5" w14:textId="77777777" w:rsidR="00D35523" w:rsidRPr="00D35523" w:rsidRDefault="00D35523" w:rsidP="00D35523">
            <w:pPr>
              <w:overflowPunct w:val="0"/>
              <w:autoSpaceDE w:val="0"/>
              <w:autoSpaceDN w:val="0"/>
              <w:adjustRightInd w:val="0"/>
              <w:textAlignment w:val="baseline"/>
              <w:rPr>
                <w:sz w:val="20"/>
              </w:rPr>
            </w:pPr>
            <w:r w:rsidRPr="00D35523">
              <w:rPr>
                <w:sz w:val="20"/>
              </w:rPr>
              <w:t>32</w:t>
            </w:r>
          </w:p>
        </w:tc>
        <w:tc>
          <w:tcPr>
            <w:tcW w:w="2306" w:type="dxa"/>
          </w:tcPr>
          <w:p w14:paraId="58EF9F74"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7BC50BA4"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515C7F00"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5207F7FB" w14:textId="77777777" w:rsidTr="00D45A0E">
        <w:tc>
          <w:tcPr>
            <w:tcW w:w="866" w:type="dxa"/>
          </w:tcPr>
          <w:p w14:paraId="427F20A4" w14:textId="77777777" w:rsidR="00D35523" w:rsidRPr="00D35523" w:rsidRDefault="00D35523" w:rsidP="00D35523">
            <w:pPr>
              <w:overflowPunct w:val="0"/>
              <w:autoSpaceDE w:val="0"/>
              <w:autoSpaceDN w:val="0"/>
              <w:adjustRightInd w:val="0"/>
              <w:textAlignment w:val="baseline"/>
              <w:rPr>
                <w:sz w:val="20"/>
              </w:rPr>
            </w:pPr>
            <w:r w:rsidRPr="00D35523">
              <w:rPr>
                <w:sz w:val="20"/>
              </w:rPr>
              <w:t>33</w:t>
            </w:r>
          </w:p>
        </w:tc>
        <w:tc>
          <w:tcPr>
            <w:tcW w:w="2306" w:type="dxa"/>
          </w:tcPr>
          <w:p w14:paraId="22140DDE"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7664D2C4"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14F6903C"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1C0227C" w14:textId="77777777" w:rsidTr="00D45A0E">
        <w:tc>
          <w:tcPr>
            <w:tcW w:w="866" w:type="dxa"/>
          </w:tcPr>
          <w:p w14:paraId="16C13C24" w14:textId="77777777" w:rsidR="00D35523" w:rsidRPr="00D35523" w:rsidRDefault="00D35523" w:rsidP="00D35523">
            <w:pPr>
              <w:overflowPunct w:val="0"/>
              <w:autoSpaceDE w:val="0"/>
              <w:autoSpaceDN w:val="0"/>
              <w:adjustRightInd w:val="0"/>
              <w:textAlignment w:val="baseline"/>
              <w:rPr>
                <w:sz w:val="20"/>
              </w:rPr>
            </w:pPr>
            <w:r w:rsidRPr="00D35523">
              <w:rPr>
                <w:sz w:val="20"/>
              </w:rPr>
              <w:t>34</w:t>
            </w:r>
          </w:p>
        </w:tc>
        <w:tc>
          <w:tcPr>
            <w:tcW w:w="2306" w:type="dxa"/>
          </w:tcPr>
          <w:p w14:paraId="0E2CF065" w14:textId="77777777" w:rsidR="00D35523" w:rsidRPr="00D35523" w:rsidRDefault="00D35523" w:rsidP="00D35523">
            <w:pPr>
              <w:autoSpaceDE w:val="0"/>
              <w:autoSpaceDN w:val="0"/>
              <w:adjustRightInd w:val="0"/>
              <w:rPr>
                <w:sz w:val="20"/>
              </w:rPr>
            </w:pPr>
            <w:r w:rsidRPr="00D35523">
              <w:rPr>
                <w:sz w:val="20"/>
              </w:rPr>
              <w:t>burialflag</w:t>
            </w:r>
          </w:p>
        </w:tc>
        <w:tc>
          <w:tcPr>
            <w:tcW w:w="1615" w:type="dxa"/>
          </w:tcPr>
          <w:p w14:paraId="6D0F18D2" w14:textId="77777777" w:rsidR="00D35523" w:rsidRPr="00D35523" w:rsidRDefault="00D35523" w:rsidP="00D35523">
            <w:pPr>
              <w:overflowPunct w:val="0"/>
              <w:autoSpaceDE w:val="0"/>
              <w:autoSpaceDN w:val="0"/>
              <w:adjustRightInd w:val="0"/>
              <w:textAlignment w:val="baseline"/>
              <w:rPr>
                <w:sz w:val="20"/>
              </w:rPr>
            </w:pPr>
            <w:r w:rsidRPr="00D35523">
              <w:rPr>
                <w:sz w:val="20"/>
              </w:rPr>
              <w:t>logical</w:t>
            </w:r>
          </w:p>
        </w:tc>
        <w:tc>
          <w:tcPr>
            <w:tcW w:w="4789" w:type="dxa"/>
          </w:tcPr>
          <w:p w14:paraId="77383116" w14:textId="77777777" w:rsidR="00D35523" w:rsidRPr="00D35523" w:rsidRDefault="00D35523" w:rsidP="00D35523">
            <w:pPr>
              <w:overflowPunct w:val="0"/>
              <w:autoSpaceDE w:val="0"/>
              <w:autoSpaceDN w:val="0"/>
              <w:adjustRightInd w:val="0"/>
              <w:textAlignment w:val="baseline"/>
              <w:rPr>
                <w:sz w:val="20"/>
              </w:rPr>
            </w:pPr>
            <w:r w:rsidRPr="00D35523">
              <w:rPr>
                <w:sz w:val="20"/>
              </w:rPr>
              <w:t>If set to .TRUE. this will activate pesticide removal by sediment burial.</w:t>
            </w:r>
          </w:p>
        </w:tc>
      </w:tr>
      <w:tr w:rsidR="00D35523" w:rsidRPr="00D35523" w14:paraId="3C4BB85C" w14:textId="77777777" w:rsidTr="00D45A0E">
        <w:tc>
          <w:tcPr>
            <w:tcW w:w="866" w:type="dxa"/>
          </w:tcPr>
          <w:p w14:paraId="02F7D4E1" w14:textId="77777777" w:rsidR="00D35523" w:rsidRPr="00D35523" w:rsidRDefault="00D35523" w:rsidP="00D35523">
            <w:pPr>
              <w:overflowPunct w:val="0"/>
              <w:autoSpaceDE w:val="0"/>
              <w:autoSpaceDN w:val="0"/>
              <w:adjustRightInd w:val="0"/>
              <w:textAlignment w:val="baseline"/>
              <w:rPr>
                <w:sz w:val="20"/>
              </w:rPr>
            </w:pPr>
            <w:r w:rsidRPr="00D35523">
              <w:rPr>
                <w:sz w:val="20"/>
              </w:rPr>
              <w:t>35</w:t>
            </w:r>
          </w:p>
        </w:tc>
        <w:tc>
          <w:tcPr>
            <w:tcW w:w="2306" w:type="dxa"/>
          </w:tcPr>
          <w:p w14:paraId="78AE6971"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56100C9D"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40C0B77B"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1AA84EDF" w14:textId="77777777" w:rsidTr="00D45A0E">
        <w:tc>
          <w:tcPr>
            <w:tcW w:w="866" w:type="dxa"/>
          </w:tcPr>
          <w:p w14:paraId="3FEC709F" w14:textId="77777777" w:rsidR="00D35523" w:rsidRPr="00D35523" w:rsidRDefault="00D35523" w:rsidP="00D35523">
            <w:pPr>
              <w:overflowPunct w:val="0"/>
              <w:autoSpaceDE w:val="0"/>
              <w:autoSpaceDN w:val="0"/>
              <w:adjustRightInd w:val="0"/>
              <w:textAlignment w:val="baseline"/>
              <w:rPr>
                <w:sz w:val="20"/>
              </w:rPr>
            </w:pPr>
            <w:r w:rsidRPr="00D35523">
              <w:rPr>
                <w:sz w:val="20"/>
              </w:rPr>
              <w:t>36</w:t>
            </w:r>
          </w:p>
        </w:tc>
        <w:tc>
          <w:tcPr>
            <w:tcW w:w="2306" w:type="dxa"/>
          </w:tcPr>
          <w:p w14:paraId="6CA95D60"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38700F02"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3DFC7F31"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0E10A10A" w14:textId="77777777" w:rsidTr="00D45A0E">
        <w:tc>
          <w:tcPr>
            <w:tcW w:w="866" w:type="dxa"/>
          </w:tcPr>
          <w:p w14:paraId="45E69335" w14:textId="77777777" w:rsidR="00D35523" w:rsidRPr="00D35523" w:rsidRDefault="00D35523" w:rsidP="00D35523">
            <w:pPr>
              <w:overflowPunct w:val="0"/>
              <w:autoSpaceDE w:val="0"/>
              <w:autoSpaceDN w:val="0"/>
              <w:adjustRightInd w:val="0"/>
              <w:textAlignment w:val="baseline"/>
              <w:rPr>
                <w:sz w:val="20"/>
              </w:rPr>
            </w:pPr>
            <w:r w:rsidRPr="00D35523">
              <w:rPr>
                <w:sz w:val="20"/>
              </w:rPr>
              <w:t>37</w:t>
            </w:r>
          </w:p>
        </w:tc>
        <w:tc>
          <w:tcPr>
            <w:tcW w:w="2306" w:type="dxa"/>
          </w:tcPr>
          <w:p w14:paraId="39AA3C0F"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52CEE330"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65EE9D2C"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6F9A85F" w14:textId="77777777" w:rsidTr="00D45A0E">
        <w:tc>
          <w:tcPr>
            <w:tcW w:w="866" w:type="dxa"/>
          </w:tcPr>
          <w:p w14:paraId="2EFEC05F" w14:textId="77777777" w:rsidR="00D35523" w:rsidRPr="00D35523" w:rsidRDefault="00D35523" w:rsidP="00D35523">
            <w:pPr>
              <w:overflowPunct w:val="0"/>
              <w:autoSpaceDE w:val="0"/>
              <w:autoSpaceDN w:val="0"/>
              <w:adjustRightInd w:val="0"/>
              <w:textAlignment w:val="baseline"/>
              <w:rPr>
                <w:sz w:val="20"/>
              </w:rPr>
            </w:pPr>
            <w:r w:rsidRPr="00D35523">
              <w:rPr>
                <w:sz w:val="20"/>
              </w:rPr>
              <w:t>38</w:t>
            </w:r>
          </w:p>
        </w:tc>
        <w:tc>
          <w:tcPr>
            <w:tcW w:w="2306" w:type="dxa"/>
          </w:tcPr>
          <w:p w14:paraId="7E26B7C7"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2E654122"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7D80884B"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00874858" w14:textId="77777777" w:rsidTr="00D45A0E">
        <w:tc>
          <w:tcPr>
            <w:tcW w:w="866" w:type="dxa"/>
          </w:tcPr>
          <w:p w14:paraId="72BD198D" w14:textId="77777777" w:rsidR="00D35523" w:rsidRPr="00D35523" w:rsidRDefault="00D35523" w:rsidP="00D35523">
            <w:pPr>
              <w:overflowPunct w:val="0"/>
              <w:autoSpaceDE w:val="0"/>
              <w:autoSpaceDN w:val="0"/>
              <w:adjustRightInd w:val="0"/>
              <w:textAlignment w:val="baseline"/>
              <w:rPr>
                <w:sz w:val="20"/>
              </w:rPr>
            </w:pPr>
            <w:r w:rsidRPr="00D35523">
              <w:rPr>
                <w:sz w:val="20"/>
              </w:rPr>
              <w:t>39</w:t>
            </w:r>
          </w:p>
        </w:tc>
        <w:tc>
          <w:tcPr>
            <w:tcW w:w="2306" w:type="dxa"/>
          </w:tcPr>
          <w:p w14:paraId="5B8A3CA5" w14:textId="77777777" w:rsidR="00D35523" w:rsidRPr="00D35523" w:rsidRDefault="00D35523" w:rsidP="00D35523">
            <w:pPr>
              <w:autoSpaceDE w:val="0"/>
              <w:autoSpaceDN w:val="0"/>
              <w:adjustRightInd w:val="0"/>
              <w:rPr>
                <w:sz w:val="20"/>
              </w:rPr>
            </w:pPr>
            <w:r w:rsidRPr="00D35523">
              <w:rPr>
                <w:sz w:val="20"/>
              </w:rPr>
              <w:t>D_over_dx</w:t>
            </w:r>
          </w:p>
        </w:tc>
        <w:tc>
          <w:tcPr>
            <w:tcW w:w="1615" w:type="dxa"/>
          </w:tcPr>
          <w:p w14:paraId="61455AAF"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3CB4D61F" w14:textId="77777777" w:rsidR="00D35523" w:rsidRPr="00D35523" w:rsidRDefault="00D35523" w:rsidP="00D35523">
            <w:pPr>
              <w:overflowPunct w:val="0"/>
              <w:autoSpaceDE w:val="0"/>
              <w:autoSpaceDN w:val="0"/>
              <w:adjustRightInd w:val="0"/>
              <w:textAlignment w:val="baseline"/>
              <w:rPr>
                <w:sz w:val="20"/>
              </w:rPr>
            </w:pPr>
            <w:r w:rsidRPr="00D35523">
              <w:rPr>
                <w:sz w:val="20"/>
              </w:rPr>
              <w:t>Mass transfer coefficient (m/s) as defined by D/</w:t>
            </w:r>
            <w:r w:rsidRPr="00D35523">
              <w:rPr>
                <w:sz w:val="20"/>
              </w:rPr>
              <w:sym w:font="Symbol" w:char="F044"/>
            </w:r>
            <w:r w:rsidRPr="00D35523">
              <w:rPr>
                <w:sz w:val="20"/>
              </w:rPr>
              <w:t>x in Eqn . 46</w:t>
            </w:r>
          </w:p>
        </w:tc>
      </w:tr>
      <w:tr w:rsidR="00D35523" w:rsidRPr="00D35523" w14:paraId="211B1B51" w14:textId="77777777" w:rsidTr="00D45A0E">
        <w:tc>
          <w:tcPr>
            <w:tcW w:w="866" w:type="dxa"/>
          </w:tcPr>
          <w:p w14:paraId="60EF0CB7" w14:textId="77777777" w:rsidR="00D35523" w:rsidRPr="00D35523" w:rsidRDefault="00D35523" w:rsidP="00D35523">
            <w:pPr>
              <w:overflowPunct w:val="0"/>
              <w:autoSpaceDE w:val="0"/>
              <w:autoSpaceDN w:val="0"/>
              <w:adjustRightInd w:val="0"/>
              <w:textAlignment w:val="baseline"/>
              <w:rPr>
                <w:sz w:val="20"/>
              </w:rPr>
            </w:pPr>
            <w:r w:rsidRPr="00D35523">
              <w:rPr>
                <w:sz w:val="20"/>
              </w:rPr>
              <w:t>40</w:t>
            </w:r>
          </w:p>
        </w:tc>
        <w:tc>
          <w:tcPr>
            <w:tcW w:w="2306" w:type="dxa"/>
          </w:tcPr>
          <w:p w14:paraId="4DC7C3E3" w14:textId="77777777" w:rsidR="00D35523" w:rsidRPr="00D35523" w:rsidRDefault="00D35523" w:rsidP="00D35523">
            <w:pPr>
              <w:autoSpaceDE w:val="0"/>
              <w:autoSpaceDN w:val="0"/>
              <w:adjustRightInd w:val="0"/>
              <w:rPr>
                <w:sz w:val="20"/>
              </w:rPr>
            </w:pPr>
            <w:r w:rsidRPr="00D35523">
              <w:rPr>
                <w:sz w:val="20"/>
              </w:rPr>
              <w:t>PRBEN</w:t>
            </w:r>
          </w:p>
        </w:tc>
        <w:tc>
          <w:tcPr>
            <w:tcW w:w="1615" w:type="dxa"/>
          </w:tcPr>
          <w:p w14:paraId="03B2C6FE"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C88A47C" w14:textId="77777777" w:rsidR="00D35523" w:rsidRPr="00D35523" w:rsidRDefault="00D35523" w:rsidP="00D35523">
            <w:pPr>
              <w:overflowPunct w:val="0"/>
              <w:autoSpaceDE w:val="0"/>
              <w:autoSpaceDN w:val="0"/>
              <w:adjustRightInd w:val="0"/>
              <w:textAlignment w:val="baseline"/>
              <w:rPr>
                <w:sz w:val="20"/>
              </w:rPr>
            </w:pPr>
            <w:r w:rsidRPr="00D35523">
              <w:rPr>
                <w:sz w:val="20"/>
              </w:rPr>
              <w:t>X</w:t>
            </w:r>
            <w:r w:rsidRPr="00D35523">
              <w:rPr>
                <w:sz w:val="20"/>
                <w:vertAlign w:val="subscript"/>
              </w:rPr>
              <w:t>d</w:t>
            </w:r>
            <w:r w:rsidRPr="00D35523">
              <w:rPr>
                <w:sz w:val="20"/>
              </w:rPr>
              <w:t xml:space="preserve"> in equation 40 and 41</w:t>
            </w:r>
          </w:p>
        </w:tc>
      </w:tr>
      <w:tr w:rsidR="00D35523" w:rsidRPr="00D35523" w14:paraId="2BA06007" w14:textId="77777777" w:rsidTr="00D45A0E">
        <w:tc>
          <w:tcPr>
            <w:tcW w:w="866" w:type="dxa"/>
          </w:tcPr>
          <w:p w14:paraId="27F3A60E" w14:textId="77777777" w:rsidR="00D35523" w:rsidRPr="00D35523" w:rsidRDefault="00D35523" w:rsidP="00D35523">
            <w:pPr>
              <w:overflowPunct w:val="0"/>
              <w:autoSpaceDE w:val="0"/>
              <w:autoSpaceDN w:val="0"/>
              <w:adjustRightInd w:val="0"/>
              <w:textAlignment w:val="baseline"/>
              <w:rPr>
                <w:sz w:val="20"/>
              </w:rPr>
            </w:pPr>
            <w:r w:rsidRPr="00D35523">
              <w:rPr>
                <w:sz w:val="20"/>
              </w:rPr>
              <w:t>41</w:t>
            </w:r>
          </w:p>
        </w:tc>
        <w:tc>
          <w:tcPr>
            <w:tcW w:w="2306" w:type="dxa"/>
          </w:tcPr>
          <w:p w14:paraId="49362055" w14:textId="77777777" w:rsidR="00D35523" w:rsidRPr="00D35523" w:rsidRDefault="00D35523" w:rsidP="00D35523">
            <w:pPr>
              <w:autoSpaceDE w:val="0"/>
              <w:autoSpaceDN w:val="0"/>
              <w:adjustRightInd w:val="0"/>
              <w:rPr>
                <w:sz w:val="20"/>
              </w:rPr>
            </w:pPr>
            <w:r w:rsidRPr="00D35523">
              <w:rPr>
                <w:sz w:val="20"/>
              </w:rPr>
              <w:t>benthic_depth</w:t>
            </w:r>
          </w:p>
        </w:tc>
        <w:tc>
          <w:tcPr>
            <w:tcW w:w="1615" w:type="dxa"/>
          </w:tcPr>
          <w:p w14:paraId="3C832E0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F899185" w14:textId="77777777" w:rsidR="00D35523" w:rsidRPr="00D35523" w:rsidRDefault="00D35523" w:rsidP="00D35523">
            <w:pPr>
              <w:overflowPunct w:val="0"/>
              <w:autoSpaceDE w:val="0"/>
              <w:autoSpaceDN w:val="0"/>
              <w:adjustRightInd w:val="0"/>
              <w:textAlignment w:val="baseline"/>
              <w:rPr>
                <w:sz w:val="20"/>
              </w:rPr>
            </w:pPr>
            <w:r w:rsidRPr="00D35523">
              <w:rPr>
                <w:sz w:val="20"/>
              </w:rPr>
              <w:t>Depth of benthic region (m)</w:t>
            </w:r>
          </w:p>
        </w:tc>
      </w:tr>
      <w:tr w:rsidR="00D35523" w:rsidRPr="00D35523" w14:paraId="1F7C176C" w14:textId="77777777" w:rsidTr="00D45A0E">
        <w:tc>
          <w:tcPr>
            <w:tcW w:w="866" w:type="dxa"/>
          </w:tcPr>
          <w:p w14:paraId="4290B5AC" w14:textId="77777777" w:rsidR="00D35523" w:rsidRPr="00D35523" w:rsidRDefault="00D35523" w:rsidP="00D35523">
            <w:pPr>
              <w:overflowPunct w:val="0"/>
              <w:autoSpaceDE w:val="0"/>
              <w:autoSpaceDN w:val="0"/>
              <w:adjustRightInd w:val="0"/>
              <w:textAlignment w:val="baseline"/>
              <w:rPr>
                <w:sz w:val="20"/>
              </w:rPr>
            </w:pPr>
            <w:r w:rsidRPr="00D35523">
              <w:rPr>
                <w:sz w:val="20"/>
              </w:rPr>
              <w:t>42</w:t>
            </w:r>
          </w:p>
        </w:tc>
        <w:tc>
          <w:tcPr>
            <w:tcW w:w="2306" w:type="dxa"/>
          </w:tcPr>
          <w:p w14:paraId="44966C1D" w14:textId="77777777" w:rsidR="00D35523" w:rsidRPr="00D35523" w:rsidRDefault="00D35523" w:rsidP="00D35523">
            <w:pPr>
              <w:autoSpaceDE w:val="0"/>
              <w:autoSpaceDN w:val="0"/>
              <w:adjustRightInd w:val="0"/>
              <w:rPr>
                <w:sz w:val="20"/>
              </w:rPr>
            </w:pPr>
            <w:r w:rsidRPr="00D35523">
              <w:rPr>
                <w:sz w:val="20"/>
              </w:rPr>
              <w:t>porosity</w:t>
            </w:r>
          </w:p>
        </w:tc>
        <w:tc>
          <w:tcPr>
            <w:tcW w:w="1615" w:type="dxa"/>
          </w:tcPr>
          <w:p w14:paraId="59BE6C33"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949CE4B" w14:textId="77777777" w:rsidR="00D35523" w:rsidRPr="00D35523" w:rsidRDefault="00D35523" w:rsidP="00D35523">
            <w:pPr>
              <w:overflowPunct w:val="0"/>
              <w:autoSpaceDE w:val="0"/>
              <w:autoSpaceDN w:val="0"/>
              <w:adjustRightInd w:val="0"/>
              <w:textAlignment w:val="baseline"/>
              <w:rPr>
                <w:sz w:val="20"/>
              </w:rPr>
            </w:pPr>
            <w:r w:rsidRPr="00D35523">
              <w:rPr>
                <w:sz w:val="20"/>
              </w:rPr>
              <w:t xml:space="preserve">Porosity of benthic region (--) </w:t>
            </w:r>
          </w:p>
        </w:tc>
      </w:tr>
      <w:tr w:rsidR="00D35523" w:rsidRPr="00D35523" w14:paraId="66651871" w14:textId="77777777" w:rsidTr="00D45A0E">
        <w:tc>
          <w:tcPr>
            <w:tcW w:w="866" w:type="dxa"/>
          </w:tcPr>
          <w:p w14:paraId="769B4D98" w14:textId="77777777" w:rsidR="00D35523" w:rsidRPr="00D35523" w:rsidRDefault="00D35523" w:rsidP="00D35523">
            <w:pPr>
              <w:overflowPunct w:val="0"/>
              <w:autoSpaceDE w:val="0"/>
              <w:autoSpaceDN w:val="0"/>
              <w:adjustRightInd w:val="0"/>
              <w:textAlignment w:val="baseline"/>
              <w:rPr>
                <w:sz w:val="20"/>
              </w:rPr>
            </w:pPr>
            <w:r w:rsidRPr="00D35523">
              <w:rPr>
                <w:sz w:val="20"/>
              </w:rPr>
              <w:t>43</w:t>
            </w:r>
          </w:p>
        </w:tc>
        <w:tc>
          <w:tcPr>
            <w:tcW w:w="2306" w:type="dxa"/>
          </w:tcPr>
          <w:p w14:paraId="3EFCA55F" w14:textId="77777777" w:rsidR="00D35523" w:rsidRPr="00D35523" w:rsidRDefault="00D35523" w:rsidP="00D35523">
            <w:pPr>
              <w:autoSpaceDE w:val="0"/>
              <w:autoSpaceDN w:val="0"/>
              <w:adjustRightInd w:val="0"/>
              <w:rPr>
                <w:sz w:val="20"/>
              </w:rPr>
            </w:pPr>
            <w:r w:rsidRPr="00D35523">
              <w:rPr>
                <w:sz w:val="20"/>
              </w:rPr>
              <w:t xml:space="preserve">bulk_density </w:t>
            </w:r>
          </w:p>
        </w:tc>
        <w:tc>
          <w:tcPr>
            <w:tcW w:w="1615" w:type="dxa"/>
          </w:tcPr>
          <w:p w14:paraId="7D610FBD"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FA5CAE3" w14:textId="77777777" w:rsidR="00D35523" w:rsidRPr="00D35523" w:rsidRDefault="00D35523" w:rsidP="00D35523">
            <w:pPr>
              <w:overflowPunct w:val="0"/>
              <w:autoSpaceDE w:val="0"/>
              <w:autoSpaceDN w:val="0"/>
              <w:adjustRightInd w:val="0"/>
              <w:textAlignment w:val="baseline"/>
              <w:rPr>
                <w:sz w:val="20"/>
              </w:rPr>
            </w:pPr>
            <w:r w:rsidRPr="00D35523">
              <w:rPr>
                <w:sz w:val="20"/>
              </w:rPr>
              <w:t>Bulk density of benthic region (g/mL). Mass of solids per total volume.</w:t>
            </w:r>
          </w:p>
        </w:tc>
      </w:tr>
      <w:tr w:rsidR="00D35523" w:rsidRPr="00D35523" w14:paraId="12D2BAFE" w14:textId="77777777" w:rsidTr="00D45A0E">
        <w:tc>
          <w:tcPr>
            <w:tcW w:w="866" w:type="dxa"/>
          </w:tcPr>
          <w:p w14:paraId="4F6786CF" w14:textId="77777777" w:rsidR="00D35523" w:rsidRPr="00D35523" w:rsidRDefault="00D35523" w:rsidP="00D35523">
            <w:pPr>
              <w:overflowPunct w:val="0"/>
              <w:autoSpaceDE w:val="0"/>
              <w:autoSpaceDN w:val="0"/>
              <w:adjustRightInd w:val="0"/>
              <w:textAlignment w:val="baseline"/>
              <w:rPr>
                <w:sz w:val="20"/>
              </w:rPr>
            </w:pPr>
            <w:r w:rsidRPr="00D35523">
              <w:rPr>
                <w:sz w:val="20"/>
              </w:rPr>
              <w:t>44</w:t>
            </w:r>
          </w:p>
        </w:tc>
        <w:tc>
          <w:tcPr>
            <w:tcW w:w="2306" w:type="dxa"/>
          </w:tcPr>
          <w:p w14:paraId="51AB9248" w14:textId="77777777" w:rsidR="00D35523" w:rsidRPr="00D35523" w:rsidRDefault="00D35523" w:rsidP="00D35523">
            <w:pPr>
              <w:autoSpaceDE w:val="0"/>
              <w:autoSpaceDN w:val="0"/>
              <w:adjustRightInd w:val="0"/>
              <w:rPr>
                <w:sz w:val="20"/>
              </w:rPr>
            </w:pPr>
            <w:r w:rsidRPr="00D35523">
              <w:rPr>
                <w:sz w:val="20"/>
              </w:rPr>
              <w:t xml:space="preserve">FROC2     </w:t>
            </w:r>
          </w:p>
        </w:tc>
        <w:tc>
          <w:tcPr>
            <w:tcW w:w="1615" w:type="dxa"/>
          </w:tcPr>
          <w:p w14:paraId="3E17C141"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305DA013" w14:textId="77777777" w:rsidR="00D35523" w:rsidRPr="00D35523" w:rsidRDefault="00D35523" w:rsidP="00D35523">
            <w:pPr>
              <w:overflowPunct w:val="0"/>
              <w:autoSpaceDE w:val="0"/>
              <w:autoSpaceDN w:val="0"/>
              <w:adjustRightInd w:val="0"/>
              <w:textAlignment w:val="baseline"/>
              <w:rPr>
                <w:sz w:val="20"/>
              </w:rPr>
            </w:pPr>
            <w:r w:rsidRPr="00D35523">
              <w:rPr>
                <w:sz w:val="20"/>
              </w:rPr>
              <w:t>Fraction of organic carbon on sediment in benthic region.</w:t>
            </w:r>
          </w:p>
        </w:tc>
      </w:tr>
      <w:tr w:rsidR="00D35523" w:rsidRPr="00D35523" w14:paraId="71CFBDB5" w14:textId="77777777" w:rsidTr="00D45A0E">
        <w:tc>
          <w:tcPr>
            <w:tcW w:w="866" w:type="dxa"/>
          </w:tcPr>
          <w:p w14:paraId="395C5DB1" w14:textId="77777777" w:rsidR="00D35523" w:rsidRPr="00D35523" w:rsidRDefault="00D35523" w:rsidP="00D35523">
            <w:pPr>
              <w:overflowPunct w:val="0"/>
              <w:autoSpaceDE w:val="0"/>
              <w:autoSpaceDN w:val="0"/>
              <w:adjustRightInd w:val="0"/>
              <w:textAlignment w:val="baseline"/>
              <w:rPr>
                <w:sz w:val="20"/>
              </w:rPr>
            </w:pPr>
            <w:r w:rsidRPr="00D35523">
              <w:rPr>
                <w:sz w:val="20"/>
              </w:rPr>
              <w:t>45</w:t>
            </w:r>
          </w:p>
        </w:tc>
        <w:tc>
          <w:tcPr>
            <w:tcW w:w="2306" w:type="dxa"/>
          </w:tcPr>
          <w:p w14:paraId="27832AB7" w14:textId="77777777" w:rsidR="00D35523" w:rsidRPr="00D35523" w:rsidRDefault="00D35523" w:rsidP="00D35523">
            <w:pPr>
              <w:autoSpaceDE w:val="0"/>
              <w:autoSpaceDN w:val="0"/>
              <w:adjustRightInd w:val="0"/>
              <w:rPr>
                <w:sz w:val="20"/>
              </w:rPr>
            </w:pPr>
            <w:r w:rsidRPr="00D35523">
              <w:rPr>
                <w:sz w:val="20"/>
              </w:rPr>
              <w:t xml:space="preserve">DOC2   </w:t>
            </w:r>
          </w:p>
        </w:tc>
        <w:tc>
          <w:tcPr>
            <w:tcW w:w="1615" w:type="dxa"/>
          </w:tcPr>
          <w:p w14:paraId="6E0A7908"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2D21DD8" w14:textId="77777777" w:rsidR="00D35523" w:rsidRPr="00D35523" w:rsidRDefault="00D35523" w:rsidP="00D35523">
            <w:pPr>
              <w:overflowPunct w:val="0"/>
              <w:autoSpaceDE w:val="0"/>
              <w:autoSpaceDN w:val="0"/>
              <w:adjustRightInd w:val="0"/>
              <w:textAlignment w:val="baseline"/>
              <w:rPr>
                <w:sz w:val="20"/>
              </w:rPr>
            </w:pPr>
            <w:r w:rsidRPr="00D35523">
              <w:rPr>
                <w:sz w:val="20"/>
              </w:rPr>
              <w:t>Concentration of dissolved organic carbon in benthic region (mg/L)</w:t>
            </w:r>
          </w:p>
        </w:tc>
      </w:tr>
      <w:tr w:rsidR="00D35523" w:rsidRPr="00D35523" w14:paraId="32C6040A" w14:textId="77777777" w:rsidTr="00D45A0E">
        <w:tc>
          <w:tcPr>
            <w:tcW w:w="866" w:type="dxa"/>
          </w:tcPr>
          <w:p w14:paraId="49ADCB94" w14:textId="77777777" w:rsidR="00D35523" w:rsidRPr="00D35523" w:rsidRDefault="00D35523" w:rsidP="00D35523">
            <w:pPr>
              <w:overflowPunct w:val="0"/>
              <w:autoSpaceDE w:val="0"/>
              <w:autoSpaceDN w:val="0"/>
              <w:adjustRightInd w:val="0"/>
              <w:textAlignment w:val="baseline"/>
              <w:rPr>
                <w:sz w:val="20"/>
              </w:rPr>
            </w:pPr>
            <w:r w:rsidRPr="00D35523">
              <w:rPr>
                <w:sz w:val="20"/>
              </w:rPr>
              <w:t>46</w:t>
            </w:r>
          </w:p>
        </w:tc>
        <w:tc>
          <w:tcPr>
            <w:tcW w:w="2306" w:type="dxa"/>
          </w:tcPr>
          <w:p w14:paraId="2B67CC4D" w14:textId="77777777" w:rsidR="00D35523" w:rsidRPr="00D35523" w:rsidRDefault="00D35523" w:rsidP="00D35523">
            <w:pPr>
              <w:autoSpaceDE w:val="0"/>
              <w:autoSpaceDN w:val="0"/>
              <w:adjustRightInd w:val="0"/>
              <w:rPr>
                <w:sz w:val="20"/>
              </w:rPr>
            </w:pPr>
            <w:r w:rsidRPr="00D35523">
              <w:rPr>
                <w:sz w:val="20"/>
              </w:rPr>
              <w:t xml:space="preserve">BNMAS  </w:t>
            </w:r>
          </w:p>
        </w:tc>
        <w:tc>
          <w:tcPr>
            <w:tcW w:w="1615" w:type="dxa"/>
          </w:tcPr>
          <w:p w14:paraId="4815702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97C5B43" w14:textId="77777777" w:rsidR="00D35523" w:rsidRPr="00D35523" w:rsidRDefault="00D35523" w:rsidP="00D35523">
            <w:pPr>
              <w:overflowPunct w:val="0"/>
              <w:autoSpaceDE w:val="0"/>
              <w:autoSpaceDN w:val="0"/>
              <w:adjustRightInd w:val="0"/>
              <w:textAlignment w:val="baseline"/>
              <w:rPr>
                <w:sz w:val="20"/>
              </w:rPr>
            </w:pPr>
            <w:r w:rsidRPr="00D35523">
              <w:rPr>
                <w:sz w:val="20"/>
              </w:rPr>
              <w:t>Areal concentration of biosolids in benthic region (g/m</w:t>
            </w:r>
            <w:r w:rsidRPr="00D35523">
              <w:rPr>
                <w:sz w:val="20"/>
                <w:vertAlign w:val="superscript"/>
              </w:rPr>
              <w:t>2</w:t>
            </w:r>
            <w:r w:rsidRPr="00D35523">
              <w:rPr>
                <w:sz w:val="20"/>
              </w:rPr>
              <w:t>)</w:t>
            </w:r>
          </w:p>
        </w:tc>
      </w:tr>
      <w:tr w:rsidR="00D35523" w:rsidRPr="00D35523" w14:paraId="32E58079" w14:textId="77777777" w:rsidTr="00D45A0E">
        <w:tc>
          <w:tcPr>
            <w:tcW w:w="866" w:type="dxa"/>
          </w:tcPr>
          <w:p w14:paraId="7195C048" w14:textId="77777777" w:rsidR="00D35523" w:rsidRPr="00D35523" w:rsidRDefault="00D35523" w:rsidP="00D35523">
            <w:pPr>
              <w:overflowPunct w:val="0"/>
              <w:autoSpaceDE w:val="0"/>
              <w:autoSpaceDN w:val="0"/>
              <w:adjustRightInd w:val="0"/>
              <w:textAlignment w:val="baseline"/>
              <w:rPr>
                <w:sz w:val="20"/>
              </w:rPr>
            </w:pPr>
            <w:r w:rsidRPr="00D35523">
              <w:rPr>
                <w:sz w:val="20"/>
              </w:rPr>
              <w:t>47</w:t>
            </w:r>
          </w:p>
        </w:tc>
        <w:tc>
          <w:tcPr>
            <w:tcW w:w="2306" w:type="dxa"/>
          </w:tcPr>
          <w:p w14:paraId="18FE8365" w14:textId="77777777" w:rsidR="00D35523" w:rsidRPr="00D35523" w:rsidRDefault="00D35523" w:rsidP="00D35523">
            <w:pPr>
              <w:autoSpaceDE w:val="0"/>
              <w:autoSpaceDN w:val="0"/>
              <w:adjustRightInd w:val="0"/>
              <w:rPr>
                <w:sz w:val="20"/>
              </w:rPr>
            </w:pPr>
            <w:r w:rsidRPr="00D35523">
              <w:rPr>
                <w:sz w:val="20"/>
              </w:rPr>
              <w:t>DFAC</w:t>
            </w:r>
          </w:p>
        </w:tc>
        <w:tc>
          <w:tcPr>
            <w:tcW w:w="1615" w:type="dxa"/>
          </w:tcPr>
          <w:p w14:paraId="77036945"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58EA6304" w14:textId="77777777" w:rsidR="00D35523" w:rsidRPr="00D35523" w:rsidRDefault="00D35523" w:rsidP="00D35523">
            <w:pPr>
              <w:overflowPunct w:val="0"/>
              <w:autoSpaceDE w:val="0"/>
              <w:autoSpaceDN w:val="0"/>
              <w:adjustRightInd w:val="0"/>
              <w:textAlignment w:val="baseline"/>
              <w:rPr>
                <w:sz w:val="20"/>
              </w:rPr>
            </w:pPr>
            <w:r w:rsidRPr="00D35523">
              <w:rPr>
                <w:sz w:val="20"/>
              </w:rPr>
              <w:t>Photolysis parameter defined in eqn. 23</w:t>
            </w:r>
          </w:p>
        </w:tc>
      </w:tr>
      <w:tr w:rsidR="00D35523" w:rsidRPr="00D35523" w14:paraId="7605CCD1" w14:textId="77777777" w:rsidTr="00D45A0E">
        <w:tc>
          <w:tcPr>
            <w:tcW w:w="866" w:type="dxa"/>
          </w:tcPr>
          <w:p w14:paraId="297E6AA4" w14:textId="77777777" w:rsidR="00D35523" w:rsidRPr="00D35523" w:rsidRDefault="00D35523" w:rsidP="00D35523">
            <w:pPr>
              <w:overflowPunct w:val="0"/>
              <w:autoSpaceDE w:val="0"/>
              <w:autoSpaceDN w:val="0"/>
              <w:adjustRightInd w:val="0"/>
              <w:textAlignment w:val="baseline"/>
              <w:rPr>
                <w:sz w:val="20"/>
              </w:rPr>
            </w:pPr>
            <w:r w:rsidRPr="00D35523">
              <w:rPr>
                <w:sz w:val="20"/>
              </w:rPr>
              <w:t>48</w:t>
            </w:r>
          </w:p>
        </w:tc>
        <w:tc>
          <w:tcPr>
            <w:tcW w:w="2306" w:type="dxa"/>
          </w:tcPr>
          <w:p w14:paraId="71CDD065" w14:textId="77777777" w:rsidR="00D35523" w:rsidRPr="00D35523" w:rsidRDefault="00D35523" w:rsidP="00D35523">
            <w:pPr>
              <w:autoSpaceDE w:val="0"/>
              <w:autoSpaceDN w:val="0"/>
              <w:adjustRightInd w:val="0"/>
              <w:rPr>
                <w:sz w:val="20"/>
              </w:rPr>
            </w:pPr>
            <w:r w:rsidRPr="00D35523">
              <w:rPr>
                <w:sz w:val="20"/>
              </w:rPr>
              <w:t xml:space="preserve">SUSED   </w:t>
            </w:r>
          </w:p>
        </w:tc>
        <w:tc>
          <w:tcPr>
            <w:tcW w:w="1615" w:type="dxa"/>
          </w:tcPr>
          <w:p w14:paraId="7FC0A315"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1C3D4827" w14:textId="77777777" w:rsidR="00D35523" w:rsidRPr="00D35523" w:rsidRDefault="00D35523" w:rsidP="00D35523">
            <w:pPr>
              <w:overflowPunct w:val="0"/>
              <w:autoSpaceDE w:val="0"/>
              <w:autoSpaceDN w:val="0"/>
              <w:adjustRightInd w:val="0"/>
              <w:textAlignment w:val="baseline"/>
              <w:rPr>
                <w:sz w:val="20"/>
              </w:rPr>
            </w:pPr>
            <w:r w:rsidRPr="00D35523">
              <w:rPr>
                <w:sz w:val="20"/>
              </w:rPr>
              <w:t>Suspended solids concentration in water column (mg/L)</w:t>
            </w:r>
          </w:p>
        </w:tc>
      </w:tr>
      <w:tr w:rsidR="00D35523" w:rsidRPr="00D35523" w14:paraId="5C86E1BA" w14:textId="77777777" w:rsidTr="00D45A0E">
        <w:tc>
          <w:tcPr>
            <w:tcW w:w="866" w:type="dxa"/>
          </w:tcPr>
          <w:p w14:paraId="578F6729" w14:textId="77777777" w:rsidR="00D35523" w:rsidRPr="00D35523" w:rsidRDefault="00D35523" w:rsidP="00D35523">
            <w:pPr>
              <w:overflowPunct w:val="0"/>
              <w:autoSpaceDE w:val="0"/>
              <w:autoSpaceDN w:val="0"/>
              <w:adjustRightInd w:val="0"/>
              <w:textAlignment w:val="baseline"/>
              <w:rPr>
                <w:sz w:val="20"/>
              </w:rPr>
            </w:pPr>
            <w:r w:rsidRPr="00D35523">
              <w:rPr>
                <w:sz w:val="20"/>
              </w:rPr>
              <w:t>49</w:t>
            </w:r>
          </w:p>
        </w:tc>
        <w:tc>
          <w:tcPr>
            <w:tcW w:w="2306" w:type="dxa"/>
          </w:tcPr>
          <w:p w14:paraId="337565D7" w14:textId="77777777" w:rsidR="00D35523" w:rsidRPr="00D35523" w:rsidRDefault="00D35523" w:rsidP="00D35523">
            <w:pPr>
              <w:autoSpaceDE w:val="0"/>
              <w:autoSpaceDN w:val="0"/>
              <w:adjustRightInd w:val="0"/>
              <w:rPr>
                <w:sz w:val="20"/>
              </w:rPr>
            </w:pPr>
            <w:r w:rsidRPr="00D35523">
              <w:rPr>
                <w:sz w:val="20"/>
              </w:rPr>
              <w:t>CHL</w:t>
            </w:r>
          </w:p>
        </w:tc>
        <w:tc>
          <w:tcPr>
            <w:tcW w:w="1615" w:type="dxa"/>
          </w:tcPr>
          <w:p w14:paraId="39D0A9B2"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150ADB2C" w14:textId="77777777" w:rsidR="00D35523" w:rsidRPr="00D35523" w:rsidRDefault="00D35523" w:rsidP="00D35523">
            <w:pPr>
              <w:overflowPunct w:val="0"/>
              <w:autoSpaceDE w:val="0"/>
              <w:autoSpaceDN w:val="0"/>
              <w:adjustRightInd w:val="0"/>
              <w:textAlignment w:val="baseline"/>
              <w:rPr>
                <w:sz w:val="20"/>
              </w:rPr>
            </w:pPr>
            <w:r w:rsidRPr="00D35523">
              <w:rPr>
                <w:sz w:val="20"/>
              </w:rPr>
              <w:t xml:space="preserve">Chlorophyll concentration in water column (mg/L) </w:t>
            </w:r>
          </w:p>
        </w:tc>
      </w:tr>
      <w:tr w:rsidR="00D35523" w:rsidRPr="00D35523" w14:paraId="6F96362B" w14:textId="77777777" w:rsidTr="00D45A0E">
        <w:tc>
          <w:tcPr>
            <w:tcW w:w="866" w:type="dxa"/>
          </w:tcPr>
          <w:p w14:paraId="3D8E85FF" w14:textId="77777777" w:rsidR="00D35523" w:rsidRPr="00D35523" w:rsidRDefault="00D35523" w:rsidP="00D35523">
            <w:pPr>
              <w:overflowPunct w:val="0"/>
              <w:autoSpaceDE w:val="0"/>
              <w:autoSpaceDN w:val="0"/>
              <w:adjustRightInd w:val="0"/>
              <w:textAlignment w:val="baseline"/>
              <w:rPr>
                <w:sz w:val="20"/>
              </w:rPr>
            </w:pPr>
            <w:r w:rsidRPr="00D35523">
              <w:rPr>
                <w:sz w:val="20"/>
              </w:rPr>
              <w:t>50</w:t>
            </w:r>
          </w:p>
        </w:tc>
        <w:tc>
          <w:tcPr>
            <w:tcW w:w="2306" w:type="dxa"/>
          </w:tcPr>
          <w:p w14:paraId="1FB750EB" w14:textId="77777777" w:rsidR="00D35523" w:rsidRPr="00D35523" w:rsidRDefault="00D35523" w:rsidP="00D35523">
            <w:pPr>
              <w:autoSpaceDE w:val="0"/>
              <w:autoSpaceDN w:val="0"/>
              <w:adjustRightInd w:val="0"/>
              <w:rPr>
                <w:sz w:val="20"/>
              </w:rPr>
            </w:pPr>
            <w:r w:rsidRPr="00D35523">
              <w:rPr>
                <w:sz w:val="20"/>
              </w:rPr>
              <w:t>FROC1</w:t>
            </w:r>
          </w:p>
        </w:tc>
        <w:tc>
          <w:tcPr>
            <w:tcW w:w="1615" w:type="dxa"/>
          </w:tcPr>
          <w:p w14:paraId="56A81392"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903BDD4" w14:textId="77777777" w:rsidR="00D35523" w:rsidRPr="00D35523" w:rsidRDefault="00D35523" w:rsidP="00D35523">
            <w:pPr>
              <w:overflowPunct w:val="0"/>
              <w:autoSpaceDE w:val="0"/>
              <w:autoSpaceDN w:val="0"/>
              <w:adjustRightInd w:val="0"/>
              <w:textAlignment w:val="baseline"/>
              <w:rPr>
                <w:sz w:val="20"/>
              </w:rPr>
            </w:pPr>
            <w:r w:rsidRPr="00D35523">
              <w:rPr>
                <w:sz w:val="20"/>
              </w:rPr>
              <w:t>Fraction of organic carbon on suspended sediment in water column.</w:t>
            </w:r>
          </w:p>
        </w:tc>
      </w:tr>
      <w:tr w:rsidR="00D35523" w:rsidRPr="00D35523" w14:paraId="30B4AB21" w14:textId="77777777" w:rsidTr="00D45A0E">
        <w:tc>
          <w:tcPr>
            <w:tcW w:w="866" w:type="dxa"/>
          </w:tcPr>
          <w:p w14:paraId="70A90CC0" w14:textId="77777777" w:rsidR="00D35523" w:rsidRPr="00D35523" w:rsidRDefault="00D35523" w:rsidP="00D35523">
            <w:pPr>
              <w:overflowPunct w:val="0"/>
              <w:autoSpaceDE w:val="0"/>
              <w:autoSpaceDN w:val="0"/>
              <w:adjustRightInd w:val="0"/>
              <w:textAlignment w:val="baseline"/>
              <w:rPr>
                <w:sz w:val="20"/>
              </w:rPr>
            </w:pPr>
            <w:r w:rsidRPr="00D35523">
              <w:rPr>
                <w:sz w:val="20"/>
              </w:rPr>
              <w:lastRenderedPageBreak/>
              <w:t>51</w:t>
            </w:r>
          </w:p>
        </w:tc>
        <w:tc>
          <w:tcPr>
            <w:tcW w:w="2306" w:type="dxa"/>
          </w:tcPr>
          <w:p w14:paraId="205B08C7" w14:textId="77777777" w:rsidR="00D35523" w:rsidRPr="00D35523" w:rsidRDefault="00D35523" w:rsidP="00D35523">
            <w:pPr>
              <w:autoSpaceDE w:val="0"/>
              <w:autoSpaceDN w:val="0"/>
              <w:adjustRightInd w:val="0"/>
              <w:rPr>
                <w:sz w:val="20"/>
              </w:rPr>
            </w:pPr>
            <w:r w:rsidRPr="00D35523">
              <w:rPr>
                <w:sz w:val="20"/>
              </w:rPr>
              <w:t>DOC1</w:t>
            </w:r>
          </w:p>
        </w:tc>
        <w:tc>
          <w:tcPr>
            <w:tcW w:w="1615" w:type="dxa"/>
          </w:tcPr>
          <w:p w14:paraId="5F6C8AD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62173E0F" w14:textId="77777777" w:rsidR="00D35523" w:rsidRPr="00D35523" w:rsidRDefault="00D35523" w:rsidP="00D35523">
            <w:pPr>
              <w:overflowPunct w:val="0"/>
              <w:autoSpaceDE w:val="0"/>
              <w:autoSpaceDN w:val="0"/>
              <w:adjustRightInd w:val="0"/>
              <w:textAlignment w:val="baseline"/>
              <w:rPr>
                <w:sz w:val="20"/>
              </w:rPr>
            </w:pPr>
            <w:r w:rsidRPr="00D35523">
              <w:rPr>
                <w:sz w:val="20"/>
              </w:rPr>
              <w:t>Concentration of dissolved organic carbon in water column (mg/L)</w:t>
            </w:r>
          </w:p>
        </w:tc>
      </w:tr>
      <w:tr w:rsidR="00D35523" w:rsidRPr="00D35523" w14:paraId="56F70FBB" w14:textId="77777777" w:rsidTr="00D45A0E">
        <w:tc>
          <w:tcPr>
            <w:tcW w:w="866" w:type="dxa"/>
          </w:tcPr>
          <w:p w14:paraId="1E15D720" w14:textId="77777777" w:rsidR="00D35523" w:rsidRPr="00D35523" w:rsidRDefault="00D35523" w:rsidP="00D35523">
            <w:pPr>
              <w:overflowPunct w:val="0"/>
              <w:autoSpaceDE w:val="0"/>
              <w:autoSpaceDN w:val="0"/>
              <w:adjustRightInd w:val="0"/>
              <w:textAlignment w:val="baseline"/>
              <w:rPr>
                <w:sz w:val="20"/>
              </w:rPr>
            </w:pPr>
            <w:r w:rsidRPr="00D35523">
              <w:rPr>
                <w:sz w:val="20"/>
              </w:rPr>
              <w:t>52</w:t>
            </w:r>
          </w:p>
        </w:tc>
        <w:tc>
          <w:tcPr>
            <w:tcW w:w="2306" w:type="dxa"/>
          </w:tcPr>
          <w:p w14:paraId="46EA9AB3" w14:textId="77777777" w:rsidR="00D35523" w:rsidRPr="00D35523" w:rsidRDefault="00D35523" w:rsidP="00D35523">
            <w:pPr>
              <w:autoSpaceDE w:val="0"/>
              <w:autoSpaceDN w:val="0"/>
              <w:adjustRightInd w:val="0"/>
              <w:rPr>
                <w:sz w:val="20"/>
              </w:rPr>
            </w:pPr>
            <w:r w:rsidRPr="00D35523">
              <w:rPr>
                <w:sz w:val="20"/>
              </w:rPr>
              <w:t>PLMAS</w:t>
            </w:r>
          </w:p>
        </w:tc>
        <w:tc>
          <w:tcPr>
            <w:tcW w:w="1615" w:type="dxa"/>
          </w:tcPr>
          <w:p w14:paraId="313DA815"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5660C6A" w14:textId="77777777" w:rsidR="00D35523" w:rsidRPr="00D35523" w:rsidRDefault="00D35523" w:rsidP="00D35523">
            <w:pPr>
              <w:overflowPunct w:val="0"/>
              <w:autoSpaceDE w:val="0"/>
              <w:autoSpaceDN w:val="0"/>
              <w:adjustRightInd w:val="0"/>
              <w:textAlignment w:val="baseline"/>
              <w:rPr>
                <w:sz w:val="20"/>
              </w:rPr>
            </w:pPr>
            <w:r w:rsidRPr="00D35523">
              <w:rPr>
                <w:sz w:val="20"/>
              </w:rPr>
              <w:t>Concentration of biosolids in water column (mg/L)</w:t>
            </w:r>
          </w:p>
        </w:tc>
      </w:tr>
      <w:tr w:rsidR="00D35523" w:rsidRPr="00D35523" w14:paraId="758CCD28" w14:textId="77777777" w:rsidTr="00D45A0E">
        <w:tc>
          <w:tcPr>
            <w:tcW w:w="866" w:type="dxa"/>
          </w:tcPr>
          <w:p w14:paraId="5F234EE0" w14:textId="77777777" w:rsidR="00D35523" w:rsidRPr="00D35523" w:rsidRDefault="00D35523" w:rsidP="00D35523">
            <w:pPr>
              <w:overflowPunct w:val="0"/>
              <w:autoSpaceDE w:val="0"/>
              <w:autoSpaceDN w:val="0"/>
              <w:adjustRightInd w:val="0"/>
              <w:textAlignment w:val="baseline"/>
              <w:rPr>
                <w:sz w:val="20"/>
              </w:rPr>
            </w:pPr>
            <w:r w:rsidRPr="00D35523">
              <w:rPr>
                <w:sz w:val="20"/>
              </w:rPr>
              <w:t>53</w:t>
            </w:r>
          </w:p>
        </w:tc>
        <w:tc>
          <w:tcPr>
            <w:tcW w:w="2306" w:type="dxa"/>
          </w:tcPr>
          <w:p w14:paraId="6895CE53"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56193605"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203A3EED"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127E26C9" w14:textId="77777777" w:rsidTr="00D45A0E">
        <w:tc>
          <w:tcPr>
            <w:tcW w:w="866" w:type="dxa"/>
          </w:tcPr>
          <w:p w14:paraId="35A7672D" w14:textId="77777777" w:rsidR="00D35523" w:rsidRPr="00D35523" w:rsidRDefault="00D35523" w:rsidP="00D35523">
            <w:pPr>
              <w:overflowPunct w:val="0"/>
              <w:autoSpaceDE w:val="0"/>
              <w:autoSpaceDN w:val="0"/>
              <w:adjustRightInd w:val="0"/>
              <w:textAlignment w:val="baseline"/>
              <w:rPr>
                <w:sz w:val="20"/>
              </w:rPr>
            </w:pPr>
            <w:r w:rsidRPr="00D35523">
              <w:rPr>
                <w:sz w:val="20"/>
              </w:rPr>
              <w:t>54</w:t>
            </w:r>
          </w:p>
        </w:tc>
        <w:tc>
          <w:tcPr>
            <w:tcW w:w="2306" w:type="dxa"/>
          </w:tcPr>
          <w:p w14:paraId="722DF5B2"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6837B163"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3B9D0964"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50333250" w14:textId="77777777" w:rsidTr="00D45A0E">
        <w:tc>
          <w:tcPr>
            <w:tcW w:w="866" w:type="dxa"/>
          </w:tcPr>
          <w:p w14:paraId="0CA29E40" w14:textId="77777777" w:rsidR="00D35523" w:rsidRPr="00D35523" w:rsidRDefault="00D35523" w:rsidP="00D35523">
            <w:pPr>
              <w:overflowPunct w:val="0"/>
              <w:autoSpaceDE w:val="0"/>
              <w:autoSpaceDN w:val="0"/>
              <w:adjustRightInd w:val="0"/>
              <w:textAlignment w:val="baseline"/>
              <w:rPr>
                <w:sz w:val="20"/>
              </w:rPr>
            </w:pPr>
            <w:r w:rsidRPr="00D35523">
              <w:rPr>
                <w:sz w:val="20"/>
              </w:rPr>
              <w:t>55</w:t>
            </w:r>
          </w:p>
        </w:tc>
        <w:tc>
          <w:tcPr>
            <w:tcW w:w="2306" w:type="dxa"/>
          </w:tcPr>
          <w:p w14:paraId="559DBDB0" w14:textId="77777777" w:rsidR="00D35523" w:rsidRPr="00D35523" w:rsidRDefault="00D35523" w:rsidP="00D35523">
            <w:pPr>
              <w:autoSpaceDE w:val="0"/>
              <w:autoSpaceDN w:val="0"/>
              <w:adjustRightInd w:val="0"/>
              <w:rPr>
                <w:sz w:val="20"/>
              </w:rPr>
            </w:pPr>
            <w:r w:rsidRPr="00D35523">
              <w:rPr>
                <w:sz w:val="20"/>
              </w:rPr>
              <w:t>UNUSED</w:t>
            </w:r>
          </w:p>
        </w:tc>
        <w:tc>
          <w:tcPr>
            <w:tcW w:w="1615" w:type="dxa"/>
          </w:tcPr>
          <w:p w14:paraId="1F82EADF" w14:textId="77777777" w:rsidR="00D35523" w:rsidRPr="00D35523" w:rsidRDefault="00D35523" w:rsidP="00D35523">
            <w:pPr>
              <w:overflowPunct w:val="0"/>
              <w:autoSpaceDE w:val="0"/>
              <w:autoSpaceDN w:val="0"/>
              <w:adjustRightInd w:val="0"/>
              <w:textAlignment w:val="baseline"/>
              <w:rPr>
                <w:sz w:val="20"/>
              </w:rPr>
            </w:pPr>
          </w:p>
        </w:tc>
        <w:tc>
          <w:tcPr>
            <w:tcW w:w="4789" w:type="dxa"/>
          </w:tcPr>
          <w:p w14:paraId="7C792FFF" w14:textId="77777777" w:rsidR="00D35523" w:rsidRPr="00D35523" w:rsidRDefault="00D35523" w:rsidP="00D35523">
            <w:pPr>
              <w:overflowPunct w:val="0"/>
              <w:autoSpaceDE w:val="0"/>
              <w:autoSpaceDN w:val="0"/>
              <w:adjustRightInd w:val="0"/>
              <w:textAlignment w:val="baseline"/>
              <w:rPr>
                <w:sz w:val="20"/>
              </w:rPr>
            </w:pPr>
          </w:p>
        </w:tc>
      </w:tr>
      <w:tr w:rsidR="00D35523" w:rsidRPr="00D35523" w14:paraId="4765FBCB" w14:textId="77777777" w:rsidTr="00D45A0E">
        <w:tc>
          <w:tcPr>
            <w:tcW w:w="866" w:type="dxa"/>
          </w:tcPr>
          <w:p w14:paraId="571DF776" w14:textId="77777777" w:rsidR="00D35523" w:rsidRPr="00D35523" w:rsidRDefault="00D35523" w:rsidP="00D35523">
            <w:pPr>
              <w:overflowPunct w:val="0"/>
              <w:autoSpaceDE w:val="0"/>
              <w:autoSpaceDN w:val="0"/>
              <w:adjustRightInd w:val="0"/>
              <w:textAlignment w:val="baseline"/>
              <w:rPr>
                <w:sz w:val="20"/>
              </w:rPr>
            </w:pPr>
            <w:r w:rsidRPr="00D35523">
              <w:rPr>
                <w:sz w:val="20"/>
              </w:rPr>
              <w:t>56</w:t>
            </w:r>
          </w:p>
        </w:tc>
        <w:tc>
          <w:tcPr>
            <w:tcW w:w="2306" w:type="dxa"/>
          </w:tcPr>
          <w:p w14:paraId="33AB3FE3" w14:textId="77777777" w:rsidR="00D35523" w:rsidRPr="00D35523" w:rsidRDefault="00D35523" w:rsidP="00D35523">
            <w:pPr>
              <w:autoSpaceDE w:val="0"/>
              <w:autoSpaceDN w:val="0"/>
              <w:adjustRightInd w:val="0"/>
              <w:rPr>
                <w:sz w:val="20"/>
              </w:rPr>
            </w:pPr>
            <w:r w:rsidRPr="00D35523">
              <w:rPr>
                <w:sz w:val="20"/>
              </w:rPr>
              <w:t>napp</w:t>
            </w:r>
          </w:p>
        </w:tc>
        <w:tc>
          <w:tcPr>
            <w:tcW w:w="1615" w:type="dxa"/>
          </w:tcPr>
          <w:p w14:paraId="4BBEAF05" w14:textId="77777777"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14:paraId="6D4D3E90" w14:textId="77777777" w:rsidR="00D35523" w:rsidRPr="00D35523" w:rsidRDefault="00D35523" w:rsidP="00D35523">
            <w:pPr>
              <w:overflowPunct w:val="0"/>
              <w:autoSpaceDE w:val="0"/>
              <w:autoSpaceDN w:val="0"/>
              <w:adjustRightInd w:val="0"/>
              <w:textAlignment w:val="baseline"/>
              <w:rPr>
                <w:sz w:val="20"/>
              </w:rPr>
            </w:pPr>
            <w:r w:rsidRPr="00D35523">
              <w:rPr>
                <w:sz w:val="20"/>
              </w:rPr>
              <w:t xml:space="preserve">Number of spray drift events that will be used to apply pesticide mass to pond </w:t>
            </w:r>
          </w:p>
        </w:tc>
      </w:tr>
      <w:tr w:rsidR="00D35523" w:rsidRPr="00D35523" w14:paraId="0EED20F0" w14:textId="77777777" w:rsidTr="00D45A0E">
        <w:tc>
          <w:tcPr>
            <w:tcW w:w="866" w:type="dxa"/>
          </w:tcPr>
          <w:p w14:paraId="2E7980BA" w14:textId="77777777" w:rsidR="00D35523" w:rsidRPr="00D35523" w:rsidRDefault="00D35523" w:rsidP="00D35523">
            <w:pPr>
              <w:overflowPunct w:val="0"/>
              <w:autoSpaceDE w:val="0"/>
              <w:autoSpaceDN w:val="0"/>
              <w:adjustRightInd w:val="0"/>
              <w:textAlignment w:val="baseline"/>
              <w:rPr>
                <w:sz w:val="20"/>
              </w:rPr>
            </w:pPr>
            <w:r w:rsidRPr="00D35523">
              <w:rPr>
                <w:sz w:val="20"/>
              </w:rPr>
              <w:t>57</w:t>
            </w:r>
          </w:p>
        </w:tc>
        <w:tc>
          <w:tcPr>
            <w:tcW w:w="2306" w:type="dxa"/>
          </w:tcPr>
          <w:p w14:paraId="064C1B38" w14:textId="77777777" w:rsidR="00D35523" w:rsidRPr="00D35523" w:rsidRDefault="00D35523" w:rsidP="00D35523">
            <w:pPr>
              <w:autoSpaceDE w:val="0"/>
              <w:autoSpaceDN w:val="0"/>
              <w:adjustRightInd w:val="0"/>
              <w:rPr>
                <w:sz w:val="20"/>
              </w:rPr>
            </w:pPr>
            <w:r w:rsidRPr="00D35523">
              <w:rPr>
                <w:sz w:val="20"/>
              </w:rPr>
              <w:t>appdate_sim_ref(i)</w:t>
            </w:r>
          </w:p>
        </w:tc>
        <w:tc>
          <w:tcPr>
            <w:tcW w:w="1615" w:type="dxa"/>
          </w:tcPr>
          <w:p w14:paraId="30BCD6F0" w14:textId="77777777"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14:paraId="578E7360" w14:textId="77777777" w:rsidR="00D35523" w:rsidRPr="00D35523" w:rsidRDefault="00D35523" w:rsidP="00D35523">
            <w:pPr>
              <w:overflowPunct w:val="0"/>
              <w:autoSpaceDE w:val="0"/>
              <w:autoSpaceDN w:val="0"/>
              <w:adjustRightInd w:val="0"/>
              <w:textAlignment w:val="baseline"/>
              <w:rPr>
                <w:sz w:val="20"/>
              </w:rPr>
            </w:pPr>
            <w:r w:rsidRPr="00D35523">
              <w:rPr>
                <w:sz w:val="20"/>
              </w:rPr>
              <w:t>Dates of spray drift events reference to days of the simulation (first day of simulation = 1)</w:t>
            </w:r>
          </w:p>
        </w:tc>
      </w:tr>
      <w:tr w:rsidR="00D35523" w:rsidRPr="00D35523" w14:paraId="06AEB703" w14:textId="77777777" w:rsidTr="00D45A0E">
        <w:tc>
          <w:tcPr>
            <w:tcW w:w="866" w:type="dxa"/>
          </w:tcPr>
          <w:p w14:paraId="3A1562B7" w14:textId="77777777" w:rsidR="00D35523" w:rsidRPr="00D35523" w:rsidRDefault="00D35523" w:rsidP="00D35523">
            <w:pPr>
              <w:overflowPunct w:val="0"/>
              <w:autoSpaceDE w:val="0"/>
              <w:autoSpaceDN w:val="0"/>
              <w:adjustRightInd w:val="0"/>
              <w:textAlignment w:val="baseline"/>
              <w:rPr>
                <w:sz w:val="20"/>
              </w:rPr>
            </w:pPr>
            <w:r w:rsidRPr="00D35523">
              <w:rPr>
                <w:sz w:val="20"/>
              </w:rPr>
              <w:t>58</w:t>
            </w:r>
          </w:p>
        </w:tc>
        <w:tc>
          <w:tcPr>
            <w:tcW w:w="2306" w:type="dxa"/>
          </w:tcPr>
          <w:p w14:paraId="6178E3EA" w14:textId="77777777" w:rsidR="00D35523" w:rsidRPr="00D35523" w:rsidRDefault="00D35523" w:rsidP="00D35523">
            <w:pPr>
              <w:autoSpaceDE w:val="0"/>
              <w:autoSpaceDN w:val="0"/>
              <w:adjustRightInd w:val="0"/>
              <w:rPr>
                <w:sz w:val="20"/>
              </w:rPr>
            </w:pPr>
            <w:r w:rsidRPr="00D35523">
              <w:rPr>
                <w:sz w:val="20"/>
              </w:rPr>
              <w:t>simtypeflag</w:t>
            </w:r>
          </w:p>
        </w:tc>
        <w:tc>
          <w:tcPr>
            <w:tcW w:w="1615" w:type="dxa"/>
          </w:tcPr>
          <w:p w14:paraId="75CC7540" w14:textId="77777777"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14:paraId="3FBB1202" w14:textId="77777777" w:rsidR="00D35523" w:rsidRPr="00D35523" w:rsidRDefault="00D35523" w:rsidP="00D35523">
            <w:pPr>
              <w:overflowPunct w:val="0"/>
              <w:autoSpaceDE w:val="0"/>
              <w:autoSpaceDN w:val="0"/>
              <w:adjustRightInd w:val="0"/>
              <w:textAlignment w:val="baseline"/>
              <w:rPr>
                <w:sz w:val="20"/>
              </w:rPr>
            </w:pPr>
            <w:r w:rsidRPr="00D35523">
              <w:rPr>
                <w:sz w:val="20"/>
              </w:rPr>
              <w:t>Flag to identify the type of water body:  1= User defined parameters; 2=USEPA Pond; 3=USEPA Reservoir; 4 = Reservoir with f</w:t>
            </w:r>
          </w:p>
        </w:tc>
      </w:tr>
      <w:tr w:rsidR="00D35523" w:rsidRPr="00D35523" w14:paraId="6AEECB16" w14:textId="77777777" w:rsidTr="00D45A0E">
        <w:tc>
          <w:tcPr>
            <w:tcW w:w="866" w:type="dxa"/>
          </w:tcPr>
          <w:p w14:paraId="77AFB139" w14:textId="77777777" w:rsidR="00D35523" w:rsidRPr="00D35523" w:rsidRDefault="00D35523" w:rsidP="00D35523">
            <w:pPr>
              <w:overflowPunct w:val="0"/>
              <w:autoSpaceDE w:val="0"/>
              <w:autoSpaceDN w:val="0"/>
              <w:adjustRightInd w:val="0"/>
              <w:textAlignment w:val="baseline"/>
              <w:rPr>
                <w:sz w:val="20"/>
              </w:rPr>
            </w:pPr>
            <w:r w:rsidRPr="00D35523">
              <w:rPr>
                <w:sz w:val="20"/>
              </w:rPr>
              <w:t>59</w:t>
            </w:r>
          </w:p>
        </w:tc>
        <w:tc>
          <w:tcPr>
            <w:tcW w:w="2306" w:type="dxa"/>
          </w:tcPr>
          <w:p w14:paraId="2A2ECE52" w14:textId="77777777" w:rsidR="00D35523" w:rsidRPr="00D35523" w:rsidRDefault="00D35523" w:rsidP="00D35523">
            <w:pPr>
              <w:autoSpaceDE w:val="0"/>
              <w:autoSpaceDN w:val="0"/>
              <w:adjustRightInd w:val="0"/>
              <w:rPr>
                <w:sz w:val="20"/>
              </w:rPr>
            </w:pPr>
            <w:r w:rsidRPr="00D35523">
              <w:rPr>
                <w:sz w:val="20"/>
              </w:rPr>
              <w:t>afield</w:t>
            </w:r>
          </w:p>
        </w:tc>
        <w:tc>
          <w:tcPr>
            <w:tcW w:w="1615" w:type="dxa"/>
          </w:tcPr>
          <w:p w14:paraId="60ADE7F1"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AA805AF" w14:textId="77777777" w:rsidR="00D35523" w:rsidRPr="00D35523" w:rsidRDefault="00D35523" w:rsidP="00D35523">
            <w:pPr>
              <w:overflowPunct w:val="0"/>
              <w:autoSpaceDE w:val="0"/>
              <w:autoSpaceDN w:val="0"/>
              <w:adjustRightInd w:val="0"/>
              <w:textAlignment w:val="baseline"/>
              <w:rPr>
                <w:sz w:val="20"/>
              </w:rPr>
            </w:pPr>
            <w:r w:rsidRPr="00D35523">
              <w:rPr>
                <w:sz w:val="20"/>
              </w:rPr>
              <w:t>Area of adjacent runoff producing field.  This is used to convert area-normalized pesticide mass in the mass-input file to actual mass (m</w:t>
            </w:r>
            <w:r w:rsidRPr="00D35523">
              <w:rPr>
                <w:sz w:val="20"/>
                <w:vertAlign w:val="superscript"/>
              </w:rPr>
              <w:t>2</w:t>
            </w:r>
            <w:r w:rsidRPr="00D35523">
              <w:rPr>
                <w:sz w:val="20"/>
              </w:rPr>
              <w:t>).</w:t>
            </w:r>
          </w:p>
        </w:tc>
      </w:tr>
      <w:tr w:rsidR="00D35523" w:rsidRPr="00D35523" w14:paraId="5F4AECD5" w14:textId="77777777" w:rsidTr="00D45A0E">
        <w:tc>
          <w:tcPr>
            <w:tcW w:w="866" w:type="dxa"/>
          </w:tcPr>
          <w:p w14:paraId="65F1F3E4" w14:textId="77777777" w:rsidR="00D35523" w:rsidRPr="00D35523" w:rsidRDefault="00D35523" w:rsidP="00D35523">
            <w:pPr>
              <w:overflowPunct w:val="0"/>
              <w:autoSpaceDE w:val="0"/>
              <w:autoSpaceDN w:val="0"/>
              <w:adjustRightInd w:val="0"/>
              <w:textAlignment w:val="baseline"/>
              <w:rPr>
                <w:sz w:val="20"/>
              </w:rPr>
            </w:pPr>
            <w:r w:rsidRPr="00D35523">
              <w:rPr>
                <w:sz w:val="20"/>
              </w:rPr>
              <w:t>60</w:t>
            </w:r>
          </w:p>
        </w:tc>
        <w:tc>
          <w:tcPr>
            <w:tcW w:w="2306" w:type="dxa"/>
          </w:tcPr>
          <w:p w14:paraId="0E26570F" w14:textId="77777777" w:rsidR="00D35523" w:rsidRPr="00D35523" w:rsidRDefault="00D35523" w:rsidP="00D35523">
            <w:pPr>
              <w:autoSpaceDE w:val="0"/>
              <w:autoSpaceDN w:val="0"/>
              <w:adjustRightInd w:val="0"/>
              <w:rPr>
                <w:sz w:val="20"/>
              </w:rPr>
            </w:pPr>
            <w:r w:rsidRPr="00D35523">
              <w:rPr>
                <w:sz w:val="20"/>
              </w:rPr>
              <w:t>area</w:t>
            </w:r>
          </w:p>
        </w:tc>
        <w:tc>
          <w:tcPr>
            <w:tcW w:w="1615" w:type="dxa"/>
          </w:tcPr>
          <w:p w14:paraId="6FE69D22"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D271483" w14:textId="77777777" w:rsidR="00D35523" w:rsidRPr="00D35523" w:rsidRDefault="00D35523" w:rsidP="00D35523">
            <w:pPr>
              <w:overflowPunct w:val="0"/>
              <w:autoSpaceDE w:val="0"/>
              <w:autoSpaceDN w:val="0"/>
              <w:adjustRightInd w:val="0"/>
              <w:textAlignment w:val="baseline"/>
              <w:rPr>
                <w:sz w:val="20"/>
              </w:rPr>
            </w:pPr>
            <w:r w:rsidRPr="00D35523">
              <w:rPr>
                <w:sz w:val="20"/>
              </w:rPr>
              <w:t>Area of water body (m</w:t>
            </w:r>
            <w:r w:rsidRPr="00D35523">
              <w:rPr>
                <w:sz w:val="20"/>
                <w:vertAlign w:val="superscript"/>
              </w:rPr>
              <w:t>2</w:t>
            </w:r>
            <w:r w:rsidRPr="00D35523">
              <w:rPr>
                <w:sz w:val="20"/>
              </w:rPr>
              <w:t>).</w:t>
            </w:r>
          </w:p>
        </w:tc>
      </w:tr>
      <w:tr w:rsidR="00D35523" w:rsidRPr="00D35523" w14:paraId="6D9B2E83" w14:textId="77777777" w:rsidTr="00D45A0E">
        <w:tc>
          <w:tcPr>
            <w:tcW w:w="866" w:type="dxa"/>
          </w:tcPr>
          <w:p w14:paraId="586CA256" w14:textId="77777777" w:rsidR="00D35523" w:rsidRPr="00D35523" w:rsidRDefault="00D35523" w:rsidP="00D35523">
            <w:pPr>
              <w:overflowPunct w:val="0"/>
              <w:autoSpaceDE w:val="0"/>
              <w:autoSpaceDN w:val="0"/>
              <w:adjustRightInd w:val="0"/>
              <w:textAlignment w:val="baseline"/>
              <w:rPr>
                <w:sz w:val="20"/>
              </w:rPr>
            </w:pPr>
            <w:r w:rsidRPr="00D35523">
              <w:rPr>
                <w:sz w:val="20"/>
              </w:rPr>
              <w:t>61</w:t>
            </w:r>
          </w:p>
        </w:tc>
        <w:tc>
          <w:tcPr>
            <w:tcW w:w="2306" w:type="dxa"/>
          </w:tcPr>
          <w:p w14:paraId="5A9C99DA" w14:textId="77777777" w:rsidR="00D35523" w:rsidRPr="00D35523" w:rsidRDefault="00D35523" w:rsidP="00D35523">
            <w:pPr>
              <w:autoSpaceDE w:val="0"/>
              <w:autoSpaceDN w:val="0"/>
              <w:adjustRightInd w:val="0"/>
              <w:rPr>
                <w:sz w:val="20"/>
              </w:rPr>
            </w:pPr>
            <w:r w:rsidRPr="00D35523">
              <w:rPr>
                <w:sz w:val="20"/>
              </w:rPr>
              <w:t xml:space="preserve">depth_0 </w:t>
            </w:r>
          </w:p>
        </w:tc>
        <w:tc>
          <w:tcPr>
            <w:tcW w:w="1615" w:type="dxa"/>
          </w:tcPr>
          <w:p w14:paraId="44C72D84"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2829FB52" w14:textId="77777777" w:rsidR="00D35523" w:rsidRPr="00D35523" w:rsidRDefault="00D35523" w:rsidP="00D35523">
            <w:pPr>
              <w:overflowPunct w:val="0"/>
              <w:autoSpaceDE w:val="0"/>
              <w:autoSpaceDN w:val="0"/>
              <w:adjustRightInd w:val="0"/>
              <w:textAlignment w:val="baseline"/>
              <w:rPr>
                <w:sz w:val="20"/>
              </w:rPr>
            </w:pPr>
            <w:r w:rsidRPr="00D35523">
              <w:rPr>
                <w:sz w:val="20"/>
              </w:rPr>
              <w:t>Depth at which the input concentrations of physical parameters (e.g., suspended solids, CHL., etc) were measured.</w:t>
            </w:r>
          </w:p>
        </w:tc>
      </w:tr>
      <w:tr w:rsidR="00D35523" w:rsidRPr="00D35523" w14:paraId="0F00210C" w14:textId="77777777" w:rsidTr="00D45A0E">
        <w:tc>
          <w:tcPr>
            <w:tcW w:w="866" w:type="dxa"/>
          </w:tcPr>
          <w:p w14:paraId="75543A7E" w14:textId="77777777" w:rsidR="00D35523" w:rsidRPr="00D35523" w:rsidRDefault="00D35523" w:rsidP="00D35523">
            <w:pPr>
              <w:overflowPunct w:val="0"/>
              <w:autoSpaceDE w:val="0"/>
              <w:autoSpaceDN w:val="0"/>
              <w:adjustRightInd w:val="0"/>
              <w:textAlignment w:val="baseline"/>
              <w:rPr>
                <w:sz w:val="20"/>
              </w:rPr>
            </w:pPr>
            <w:r w:rsidRPr="00D35523">
              <w:rPr>
                <w:sz w:val="20"/>
              </w:rPr>
              <w:t>62</w:t>
            </w:r>
          </w:p>
        </w:tc>
        <w:tc>
          <w:tcPr>
            <w:tcW w:w="2306" w:type="dxa"/>
          </w:tcPr>
          <w:p w14:paraId="3B54EAFC" w14:textId="77777777" w:rsidR="00D35523" w:rsidRPr="00D35523" w:rsidRDefault="00D35523" w:rsidP="00D35523">
            <w:pPr>
              <w:autoSpaceDE w:val="0"/>
              <w:autoSpaceDN w:val="0"/>
              <w:adjustRightInd w:val="0"/>
              <w:rPr>
                <w:sz w:val="20"/>
              </w:rPr>
            </w:pPr>
            <w:r w:rsidRPr="00D35523">
              <w:rPr>
                <w:sz w:val="20"/>
              </w:rPr>
              <w:t>depth_max</w:t>
            </w:r>
          </w:p>
        </w:tc>
        <w:tc>
          <w:tcPr>
            <w:tcW w:w="1615" w:type="dxa"/>
          </w:tcPr>
          <w:p w14:paraId="43C79F16"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5C2EEB27" w14:textId="77777777" w:rsidR="00D35523" w:rsidRPr="00D35523" w:rsidRDefault="00D35523" w:rsidP="00D35523">
            <w:pPr>
              <w:overflowPunct w:val="0"/>
              <w:autoSpaceDE w:val="0"/>
              <w:autoSpaceDN w:val="0"/>
              <w:adjustRightInd w:val="0"/>
              <w:textAlignment w:val="baseline"/>
              <w:rPr>
                <w:sz w:val="20"/>
              </w:rPr>
            </w:pPr>
            <w:r w:rsidRPr="00D35523">
              <w:rPr>
                <w:sz w:val="20"/>
              </w:rPr>
              <w:t>Maximum depth that water can rise before overflow (m).</w:t>
            </w:r>
          </w:p>
        </w:tc>
      </w:tr>
      <w:tr w:rsidR="00D35523" w:rsidRPr="00D35523" w14:paraId="63C119D5" w14:textId="77777777" w:rsidTr="00D45A0E">
        <w:tc>
          <w:tcPr>
            <w:tcW w:w="866" w:type="dxa"/>
          </w:tcPr>
          <w:p w14:paraId="13006FBA" w14:textId="77777777" w:rsidR="00D35523" w:rsidRPr="00D35523" w:rsidRDefault="00D35523" w:rsidP="00D35523">
            <w:pPr>
              <w:overflowPunct w:val="0"/>
              <w:autoSpaceDE w:val="0"/>
              <w:autoSpaceDN w:val="0"/>
              <w:adjustRightInd w:val="0"/>
              <w:textAlignment w:val="baseline"/>
              <w:rPr>
                <w:sz w:val="20"/>
              </w:rPr>
            </w:pPr>
            <w:r w:rsidRPr="00D35523">
              <w:rPr>
                <w:sz w:val="20"/>
              </w:rPr>
              <w:t>63</w:t>
            </w:r>
          </w:p>
        </w:tc>
        <w:tc>
          <w:tcPr>
            <w:tcW w:w="2306" w:type="dxa"/>
          </w:tcPr>
          <w:p w14:paraId="12CAE60D" w14:textId="77777777" w:rsidR="00D35523" w:rsidRPr="00D35523" w:rsidRDefault="00D35523" w:rsidP="00D35523">
            <w:pPr>
              <w:autoSpaceDE w:val="0"/>
              <w:autoSpaceDN w:val="0"/>
              <w:adjustRightInd w:val="0"/>
              <w:rPr>
                <w:sz w:val="20"/>
              </w:rPr>
            </w:pPr>
            <w:r w:rsidRPr="00D35523">
              <w:rPr>
                <w:sz w:val="20"/>
              </w:rPr>
              <w:t>spray(i)</w:t>
            </w:r>
          </w:p>
        </w:tc>
        <w:tc>
          <w:tcPr>
            <w:tcW w:w="1615" w:type="dxa"/>
          </w:tcPr>
          <w:p w14:paraId="0CE82C09"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41EE084C" w14:textId="77777777" w:rsidR="00D35523" w:rsidRPr="00D35523" w:rsidRDefault="00D35523" w:rsidP="00D35523">
            <w:pPr>
              <w:overflowPunct w:val="0"/>
              <w:autoSpaceDE w:val="0"/>
              <w:autoSpaceDN w:val="0"/>
              <w:adjustRightInd w:val="0"/>
              <w:textAlignment w:val="baseline"/>
              <w:rPr>
                <w:sz w:val="20"/>
              </w:rPr>
            </w:pPr>
            <w:r w:rsidRPr="00D35523">
              <w:rPr>
                <w:sz w:val="20"/>
              </w:rPr>
              <w:t>Mass of pesticide (kg) delivered from spray drift corresponding to dates of appdate_sim_ref(i)</w:t>
            </w:r>
          </w:p>
        </w:tc>
      </w:tr>
      <w:tr w:rsidR="00D35523" w:rsidRPr="00D35523" w14:paraId="635E0A57" w14:textId="77777777" w:rsidTr="00D45A0E">
        <w:tc>
          <w:tcPr>
            <w:tcW w:w="866" w:type="dxa"/>
          </w:tcPr>
          <w:p w14:paraId="0208F280" w14:textId="77777777" w:rsidR="00D35523" w:rsidRPr="00D35523" w:rsidRDefault="00D35523" w:rsidP="00D35523">
            <w:pPr>
              <w:overflowPunct w:val="0"/>
              <w:autoSpaceDE w:val="0"/>
              <w:autoSpaceDN w:val="0"/>
              <w:adjustRightInd w:val="0"/>
              <w:textAlignment w:val="baseline"/>
              <w:rPr>
                <w:sz w:val="20"/>
              </w:rPr>
            </w:pPr>
            <w:r w:rsidRPr="00D35523">
              <w:rPr>
                <w:sz w:val="20"/>
              </w:rPr>
              <w:t>64</w:t>
            </w:r>
          </w:p>
        </w:tc>
        <w:tc>
          <w:tcPr>
            <w:tcW w:w="2306" w:type="dxa"/>
          </w:tcPr>
          <w:p w14:paraId="2C4BBE1E" w14:textId="77777777" w:rsidR="00D35523" w:rsidRPr="00D35523" w:rsidRDefault="00D35523" w:rsidP="00D35523">
            <w:pPr>
              <w:autoSpaceDE w:val="0"/>
              <w:autoSpaceDN w:val="0"/>
              <w:adjustRightInd w:val="0"/>
              <w:rPr>
                <w:sz w:val="20"/>
              </w:rPr>
            </w:pPr>
            <w:r w:rsidRPr="00D35523">
              <w:rPr>
                <w:sz w:val="20"/>
              </w:rPr>
              <w:t>flow_averaging</w:t>
            </w:r>
          </w:p>
        </w:tc>
        <w:tc>
          <w:tcPr>
            <w:tcW w:w="1615" w:type="dxa"/>
          </w:tcPr>
          <w:p w14:paraId="70C93F6B" w14:textId="77777777"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14:paraId="7392D764" w14:textId="77777777" w:rsidR="00D35523" w:rsidRPr="00D35523" w:rsidRDefault="00D35523" w:rsidP="00D35523">
            <w:pPr>
              <w:overflowPunct w:val="0"/>
              <w:autoSpaceDE w:val="0"/>
              <w:autoSpaceDN w:val="0"/>
              <w:adjustRightInd w:val="0"/>
              <w:textAlignment w:val="baseline"/>
              <w:rPr>
                <w:sz w:val="20"/>
              </w:rPr>
            </w:pPr>
            <w:r w:rsidRPr="00D35523">
              <w:rPr>
                <w:sz w:val="20"/>
              </w:rPr>
              <w:t>Number of days that are used to average the influent water flow.  If = 0, then the flow rate to be used in the program is the average flow rate of the entire simulation.</w:t>
            </w:r>
          </w:p>
        </w:tc>
      </w:tr>
      <w:tr w:rsidR="00D35523" w:rsidRPr="00D35523" w14:paraId="3B8275BF" w14:textId="77777777" w:rsidTr="00D45A0E">
        <w:tc>
          <w:tcPr>
            <w:tcW w:w="866" w:type="dxa"/>
          </w:tcPr>
          <w:p w14:paraId="29BFA4EB" w14:textId="77777777" w:rsidR="00D35523" w:rsidRPr="00D35523" w:rsidRDefault="00D35523" w:rsidP="00D35523">
            <w:pPr>
              <w:overflowPunct w:val="0"/>
              <w:autoSpaceDE w:val="0"/>
              <w:autoSpaceDN w:val="0"/>
              <w:adjustRightInd w:val="0"/>
              <w:textAlignment w:val="baseline"/>
              <w:rPr>
                <w:sz w:val="20"/>
              </w:rPr>
            </w:pPr>
            <w:r w:rsidRPr="00D35523">
              <w:rPr>
                <w:sz w:val="20"/>
              </w:rPr>
              <w:t>65</w:t>
            </w:r>
          </w:p>
        </w:tc>
        <w:tc>
          <w:tcPr>
            <w:tcW w:w="2306" w:type="dxa"/>
          </w:tcPr>
          <w:p w14:paraId="382681C5" w14:textId="77777777" w:rsidR="00D35523" w:rsidRPr="00D35523" w:rsidRDefault="00D35523" w:rsidP="00D35523">
            <w:pPr>
              <w:autoSpaceDE w:val="0"/>
              <w:autoSpaceDN w:val="0"/>
              <w:adjustRightInd w:val="0"/>
              <w:rPr>
                <w:sz w:val="20"/>
              </w:rPr>
            </w:pPr>
            <w:r w:rsidRPr="00D35523">
              <w:rPr>
                <w:sz w:val="20"/>
              </w:rPr>
              <w:t>baseflow</w:t>
            </w:r>
          </w:p>
        </w:tc>
        <w:tc>
          <w:tcPr>
            <w:tcW w:w="1615" w:type="dxa"/>
          </w:tcPr>
          <w:p w14:paraId="384D3776"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05557BFE" w14:textId="77777777" w:rsidR="00D35523" w:rsidRPr="00D35523" w:rsidRDefault="00D35523" w:rsidP="00D35523">
            <w:pPr>
              <w:overflowPunct w:val="0"/>
              <w:autoSpaceDE w:val="0"/>
              <w:autoSpaceDN w:val="0"/>
              <w:adjustRightInd w:val="0"/>
              <w:textAlignment w:val="baseline"/>
              <w:rPr>
                <w:sz w:val="20"/>
              </w:rPr>
            </w:pPr>
            <w:r w:rsidRPr="00D35523">
              <w:rPr>
                <w:sz w:val="20"/>
              </w:rPr>
              <w:t>Provided an additional constant flow through the waterbody m</w:t>
            </w:r>
            <w:r w:rsidRPr="00D35523">
              <w:rPr>
                <w:sz w:val="20"/>
                <w:vertAlign w:val="superscript"/>
              </w:rPr>
              <w:t>3</w:t>
            </w:r>
            <w:r w:rsidRPr="00D35523">
              <w:rPr>
                <w:sz w:val="20"/>
              </w:rPr>
              <w:t>/s</w:t>
            </w:r>
          </w:p>
        </w:tc>
      </w:tr>
      <w:tr w:rsidR="00D35523" w:rsidRPr="00D35523" w14:paraId="4FDFA503" w14:textId="77777777" w:rsidTr="00D45A0E">
        <w:tc>
          <w:tcPr>
            <w:tcW w:w="866" w:type="dxa"/>
          </w:tcPr>
          <w:p w14:paraId="16EBFC40" w14:textId="77777777" w:rsidR="00D35523" w:rsidRPr="00D35523" w:rsidRDefault="00D35523" w:rsidP="00D35523">
            <w:pPr>
              <w:overflowPunct w:val="0"/>
              <w:autoSpaceDE w:val="0"/>
              <w:autoSpaceDN w:val="0"/>
              <w:adjustRightInd w:val="0"/>
              <w:textAlignment w:val="baseline"/>
              <w:rPr>
                <w:sz w:val="20"/>
              </w:rPr>
            </w:pPr>
            <w:r w:rsidRPr="00D35523">
              <w:rPr>
                <w:sz w:val="20"/>
              </w:rPr>
              <w:t>66</w:t>
            </w:r>
          </w:p>
        </w:tc>
        <w:tc>
          <w:tcPr>
            <w:tcW w:w="2306" w:type="dxa"/>
          </w:tcPr>
          <w:p w14:paraId="7638F13F" w14:textId="77777777" w:rsidR="00D35523" w:rsidRPr="00D35523" w:rsidRDefault="00D35523" w:rsidP="00D35523">
            <w:pPr>
              <w:autoSpaceDE w:val="0"/>
              <w:autoSpaceDN w:val="0"/>
              <w:adjustRightInd w:val="0"/>
              <w:rPr>
                <w:sz w:val="20"/>
              </w:rPr>
            </w:pPr>
            <w:r w:rsidRPr="00D35523">
              <w:rPr>
                <w:sz w:val="20"/>
              </w:rPr>
              <w:t>Cropped fraction</w:t>
            </w:r>
          </w:p>
        </w:tc>
        <w:tc>
          <w:tcPr>
            <w:tcW w:w="1615" w:type="dxa"/>
          </w:tcPr>
          <w:p w14:paraId="018C0177" w14:textId="77777777"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14:paraId="7320E434" w14:textId="77777777" w:rsidR="00D35523" w:rsidRPr="00D35523" w:rsidRDefault="00D35523" w:rsidP="00D35523">
            <w:pPr>
              <w:overflowPunct w:val="0"/>
              <w:autoSpaceDE w:val="0"/>
              <w:autoSpaceDN w:val="0"/>
              <w:adjustRightInd w:val="0"/>
              <w:textAlignment w:val="baseline"/>
              <w:rPr>
                <w:sz w:val="20"/>
              </w:rPr>
            </w:pPr>
            <w:r w:rsidRPr="00D35523">
              <w:rPr>
                <w:sz w:val="20"/>
              </w:rPr>
              <w:t>Holds the Fraction of Cropped Area. Of the watershed. Only used so that it is recorded in the output. Program does not use these values for calculations</w:t>
            </w:r>
          </w:p>
        </w:tc>
      </w:tr>
    </w:tbl>
    <w:p w14:paraId="51CA4EB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93A882A"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25" w:name="_Toc380493514"/>
      <w:r w:rsidRPr="00D35523">
        <w:rPr>
          <w:rFonts w:eastAsia="Times New Roman" w:cs="Times New Roman"/>
          <w:b/>
          <w:szCs w:val="20"/>
        </w:rPr>
        <w:t>6.2.2</w:t>
      </w:r>
      <w:r w:rsidRPr="00D35523">
        <w:rPr>
          <w:rFonts w:eastAsia="Times New Roman" w:cs="Times New Roman"/>
          <w:b/>
          <w:szCs w:val="20"/>
        </w:rPr>
        <w:tab/>
        <w:t>ZTS Input File</w:t>
      </w:r>
      <w:bookmarkEnd w:id="225"/>
    </w:p>
    <w:p w14:paraId="35868A4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ZTS file contains daily mass inputs, water flows, and sediment deliveries. The ZTS file is automatically created by the PRZM model or it may be manually created.  It must be named as:</w:t>
      </w:r>
    </w:p>
    <w:p w14:paraId="05728EA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6D812A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b/>
          <w:i/>
          <w:szCs w:val="20"/>
        </w:rPr>
        <w:t>inputfilename</w:t>
      </w:r>
      <w:r w:rsidRPr="00D35523">
        <w:rPr>
          <w:rFonts w:eastAsia="Times New Roman" w:cs="Times New Roman"/>
          <w:b/>
          <w:szCs w:val="20"/>
        </w:rPr>
        <w:t>.zts</w:t>
      </w:r>
    </w:p>
    <w:p w14:paraId="7A509D6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1B2971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r w:rsidRPr="00D35523">
        <w:rPr>
          <w:rFonts w:eastAsia="Times New Roman" w:cs="Times New Roman"/>
          <w:i/>
          <w:szCs w:val="20"/>
        </w:rPr>
        <w:t>inputfilename</w:t>
      </w:r>
      <w:r w:rsidRPr="00D35523">
        <w:rPr>
          <w:rFonts w:eastAsia="Times New Roman" w:cs="Times New Roman"/>
          <w:szCs w:val="20"/>
        </w:rPr>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14:paraId="3B5B02C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D8679B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Table 5.  ZTS File Format.</w:t>
      </w:r>
    </w:p>
    <w:tbl>
      <w:tblPr>
        <w:tblStyle w:val="TableGrid"/>
        <w:tblW w:w="0" w:type="auto"/>
        <w:tblLook w:val="04A0" w:firstRow="1" w:lastRow="0" w:firstColumn="1" w:lastColumn="0" w:noHBand="0" w:noVBand="1"/>
      </w:tblPr>
      <w:tblGrid>
        <w:gridCol w:w="1008"/>
        <w:gridCol w:w="5580"/>
      </w:tblGrid>
      <w:tr w:rsidR="00D35523" w:rsidRPr="00D35523" w14:paraId="1ADC8B9F" w14:textId="77777777" w:rsidTr="00D45A0E">
        <w:tc>
          <w:tcPr>
            <w:tcW w:w="1008" w:type="dxa"/>
          </w:tcPr>
          <w:p w14:paraId="1AF74D46" w14:textId="77777777" w:rsidR="00D35523" w:rsidRPr="00D35523" w:rsidRDefault="00D35523" w:rsidP="00D35523">
            <w:pPr>
              <w:overflowPunct w:val="0"/>
              <w:autoSpaceDE w:val="0"/>
              <w:autoSpaceDN w:val="0"/>
              <w:adjustRightInd w:val="0"/>
              <w:textAlignment w:val="baseline"/>
              <w:rPr>
                <w:b/>
              </w:rPr>
            </w:pPr>
            <w:r w:rsidRPr="00D35523">
              <w:rPr>
                <w:b/>
              </w:rPr>
              <w:t>Line #</w:t>
            </w:r>
          </w:p>
        </w:tc>
        <w:tc>
          <w:tcPr>
            <w:tcW w:w="5580" w:type="dxa"/>
          </w:tcPr>
          <w:p w14:paraId="1C5C4555" w14:textId="77777777" w:rsidR="00D35523" w:rsidRPr="00D35523" w:rsidRDefault="00D35523" w:rsidP="00D35523">
            <w:pPr>
              <w:overflowPunct w:val="0"/>
              <w:autoSpaceDE w:val="0"/>
              <w:autoSpaceDN w:val="0"/>
              <w:adjustRightInd w:val="0"/>
              <w:textAlignment w:val="baseline"/>
              <w:rPr>
                <w:b/>
              </w:rPr>
            </w:pPr>
            <w:r w:rsidRPr="00D35523">
              <w:rPr>
                <w:b/>
              </w:rPr>
              <w:t>Data</w:t>
            </w:r>
          </w:p>
        </w:tc>
      </w:tr>
      <w:tr w:rsidR="00D35523" w:rsidRPr="00D35523" w14:paraId="4762C628" w14:textId="77777777" w:rsidTr="00D45A0E">
        <w:tc>
          <w:tcPr>
            <w:tcW w:w="1008" w:type="dxa"/>
          </w:tcPr>
          <w:p w14:paraId="19E52004" w14:textId="77777777" w:rsidR="00D35523" w:rsidRPr="00D35523" w:rsidRDefault="00D35523" w:rsidP="00D35523">
            <w:pPr>
              <w:overflowPunct w:val="0"/>
              <w:autoSpaceDE w:val="0"/>
              <w:autoSpaceDN w:val="0"/>
              <w:adjustRightInd w:val="0"/>
              <w:textAlignment w:val="baseline"/>
            </w:pPr>
            <w:r w:rsidRPr="00D35523">
              <w:t>1</w:t>
            </w:r>
          </w:p>
        </w:tc>
        <w:tc>
          <w:tcPr>
            <w:tcW w:w="5580" w:type="dxa"/>
          </w:tcPr>
          <w:p w14:paraId="0609F759" w14:textId="77777777" w:rsidR="00D35523" w:rsidRPr="00D35523" w:rsidRDefault="00D35523" w:rsidP="00D35523">
            <w:pPr>
              <w:overflowPunct w:val="0"/>
              <w:autoSpaceDE w:val="0"/>
              <w:autoSpaceDN w:val="0"/>
              <w:adjustRightInd w:val="0"/>
              <w:textAlignment w:val="baseline"/>
            </w:pPr>
            <w:r w:rsidRPr="00D35523">
              <w:t>not read</w:t>
            </w:r>
          </w:p>
        </w:tc>
      </w:tr>
      <w:tr w:rsidR="00D35523" w:rsidRPr="00D35523" w14:paraId="0AD76F4C" w14:textId="77777777" w:rsidTr="00D45A0E">
        <w:tc>
          <w:tcPr>
            <w:tcW w:w="1008" w:type="dxa"/>
          </w:tcPr>
          <w:p w14:paraId="3358C88B" w14:textId="77777777" w:rsidR="00D35523" w:rsidRPr="00D35523" w:rsidRDefault="00D35523" w:rsidP="00D35523">
            <w:pPr>
              <w:overflowPunct w:val="0"/>
              <w:autoSpaceDE w:val="0"/>
              <w:autoSpaceDN w:val="0"/>
              <w:adjustRightInd w:val="0"/>
              <w:textAlignment w:val="baseline"/>
            </w:pPr>
            <w:r w:rsidRPr="00D35523">
              <w:lastRenderedPageBreak/>
              <w:t>2</w:t>
            </w:r>
          </w:p>
        </w:tc>
        <w:tc>
          <w:tcPr>
            <w:tcW w:w="5580" w:type="dxa"/>
          </w:tcPr>
          <w:p w14:paraId="7012586E" w14:textId="77777777" w:rsidR="00D35523" w:rsidRPr="00D35523" w:rsidRDefault="00D35523" w:rsidP="00D35523">
            <w:pPr>
              <w:overflowPunct w:val="0"/>
              <w:autoSpaceDE w:val="0"/>
              <w:autoSpaceDN w:val="0"/>
              <w:adjustRightInd w:val="0"/>
              <w:textAlignment w:val="baseline"/>
            </w:pPr>
            <w:r w:rsidRPr="00D35523">
              <w:t>not read</w:t>
            </w:r>
          </w:p>
        </w:tc>
      </w:tr>
      <w:tr w:rsidR="00D35523" w:rsidRPr="00D35523" w14:paraId="1BEDC706" w14:textId="77777777" w:rsidTr="00D45A0E">
        <w:tc>
          <w:tcPr>
            <w:tcW w:w="1008" w:type="dxa"/>
          </w:tcPr>
          <w:p w14:paraId="05D5697D" w14:textId="77777777" w:rsidR="00D35523" w:rsidRPr="00D35523" w:rsidRDefault="00D35523" w:rsidP="00D35523">
            <w:pPr>
              <w:overflowPunct w:val="0"/>
              <w:autoSpaceDE w:val="0"/>
              <w:autoSpaceDN w:val="0"/>
              <w:adjustRightInd w:val="0"/>
              <w:textAlignment w:val="baseline"/>
            </w:pPr>
            <w:r w:rsidRPr="00D35523">
              <w:t>3</w:t>
            </w:r>
          </w:p>
        </w:tc>
        <w:tc>
          <w:tcPr>
            <w:tcW w:w="5580" w:type="dxa"/>
          </w:tcPr>
          <w:p w14:paraId="673CA0B2" w14:textId="77777777" w:rsidR="00D35523" w:rsidRPr="00D35523" w:rsidRDefault="00D35523" w:rsidP="00D35523">
            <w:pPr>
              <w:overflowPunct w:val="0"/>
              <w:autoSpaceDE w:val="0"/>
              <w:autoSpaceDN w:val="0"/>
              <w:adjustRightInd w:val="0"/>
              <w:textAlignment w:val="baseline"/>
            </w:pPr>
            <w:r w:rsidRPr="00D35523">
              <w:t>not read</w:t>
            </w:r>
          </w:p>
        </w:tc>
      </w:tr>
      <w:tr w:rsidR="00D35523" w:rsidRPr="00D35523" w14:paraId="6B993C1E" w14:textId="77777777" w:rsidTr="00D45A0E">
        <w:tc>
          <w:tcPr>
            <w:tcW w:w="1008" w:type="dxa"/>
          </w:tcPr>
          <w:p w14:paraId="0BF8FC69" w14:textId="77777777" w:rsidR="00D35523" w:rsidRPr="00D35523" w:rsidRDefault="00D35523" w:rsidP="00D35523">
            <w:pPr>
              <w:overflowPunct w:val="0"/>
              <w:autoSpaceDE w:val="0"/>
              <w:autoSpaceDN w:val="0"/>
              <w:adjustRightInd w:val="0"/>
              <w:textAlignment w:val="baseline"/>
            </w:pPr>
            <w:r w:rsidRPr="00D35523">
              <w:t>4</w:t>
            </w:r>
          </w:p>
        </w:tc>
        <w:tc>
          <w:tcPr>
            <w:tcW w:w="5580" w:type="dxa"/>
          </w:tcPr>
          <w:p w14:paraId="69F809B4" w14:textId="77777777" w:rsidR="00D35523" w:rsidRPr="00D35523" w:rsidRDefault="00D35523" w:rsidP="00D35523">
            <w:pPr>
              <w:overflowPunct w:val="0"/>
              <w:autoSpaceDE w:val="0"/>
              <w:autoSpaceDN w:val="0"/>
              <w:adjustRightInd w:val="0"/>
              <w:textAlignment w:val="baseline"/>
            </w:pPr>
            <w:r w:rsidRPr="00D35523">
              <w:t>X, X, X, Q, B, MRp, MEp, MR1, ME1, MR2, ME2</w:t>
            </w:r>
          </w:p>
        </w:tc>
      </w:tr>
      <w:tr w:rsidR="00D35523" w:rsidRPr="00D35523" w14:paraId="3DD507B0" w14:textId="77777777" w:rsidTr="00D45A0E">
        <w:trPr>
          <w:trHeight w:val="368"/>
        </w:trPr>
        <w:tc>
          <w:tcPr>
            <w:tcW w:w="1008" w:type="dxa"/>
          </w:tcPr>
          <w:p w14:paraId="70A44328" w14:textId="77777777" w:rsidR="00D35523" w:rsidRPr="00D35523" w:rsidRDefault="00D35523" w:rsidP="00D35523">
            <w:pPr>
              <w:overflowPunct w:val="0"/>
              <w:autoSpaceDE w:val="0"/>
              <w:autoSpaceDN w:val="0"/>
              <w:adjustRightInd w:val="0"/>
              <w:spacing w:line="120" w:lineRule="auto"/>
              <w:textAlignment w:val="baseline"/>
            </w:pPr>
            <w:r w:rsidRPr="00D35523">
              <w:t>.</w:t>
            </w:r>
          </w:p>
          <w:p w14:paraId="68B143E6" w14:textId="77777777" w:rsidR="00D35523" w:rsidRPr="00D35523" w:rsidRDefault="00D35523" w:rsidP="00D35523">
            <w:pPr>
              <w:overflowPunct w:val="0"/>
              <w:autoSpaceDE w:val="0"/>
              <w:autoSpaceDN w:val="0"/>
              <w:adjustRightInd w:val="0"/>
              <w:spacing w:line="120" w:lineRule="auto"/>
              <w:textAlignment w:val="baseline"/>
            </w:pPr>
            <w:r w:rsidRPr="00D35523">
              <w:t>.</w:t>
            </w:r>
          </w:p>
          <w:p w14:paraId="7386BDD2" w14:textId="77777777" w:rsidR="00D35523" w:rsidRPr="00D35523" w:rsidRDefault="00D35523" w:rsidP="00D35523">
            <w:pPr>
              <w:overflowPunct w:val="0"/>
              <w:autoSpaceDE w:val="0"/>
              <w:autoSpaceDN w:val="0"/>
              <w:adjustRightInd w:val="0"/>
              <w:spacing w:line="120" w:lineRule="auto"/>
              <w:textAlignment w:val="baseline"/>
            </w:pPr>
            <w:r w:rsidRPr="00D35523">
              <w:t>.</w:t>
            </w:r>
          </w:p>
        </w:tc>
        <w:tc>
          <w:tcPr>
            <w:tcW w:w="5580" w:type="dxa"/>
          </w:tcPr>
          <w:p w14:paraId="132D1761" w14:textId="77777777" w:rsidR="00D35523" w:rsidRPr="00D35523" w:rsidRDefault="00D35523" w:rsidP="00D35523">
            <w:pPr>
              <w:overflowPunct w:val="0"/>
              <w:autoSpaceDE w:val="0"/>
              <w:autoSpaceDN w:val="0"/>
              <w:adjustRightInd w:val="0"/>
              <w:spacing w:line="120" w:lineRule="auto"/>
              <w:textAlignment w:val="baseline"/>
            </w:pPr>
            <w:r w:rsidRPr="00D35523">
              <w:t>.</w:t>
            </w:r>
          </w:p>
          <w:p w14:paraId="43E6A1E8" w14:textId="77777777" w:rsidR="00D35523" w:rsidRPr="00D35523" w:rsidRDefault="00D35523" w:rsidP="00D35523">
            <w:pPr>
              <w:overflowPunct w:val="0"/>
              <w:autoSpaceDE w:val="0"/>
              <w:autoSpaceDN w:val="0"/>
              <w:adjustRightInd w:val="0"/>
              <w:spacing w:line="120" w:lineRule="auto"/>
              <w:textAlignment w:val="baseline"/>
            </w:pPr>
            <w:r w:rsidRPr="00D35523">
              <w:t>.</w:t>
            </w:r>
          </w:p>
          <w:p w14:paraId="01DE0791" w14:textId="77777777" w:rsidR="00D35523" w:rsidRPr="00D35523" w:rsidRDefault="00D35523" w:rsidP="00D35523">
            <w:pPr>
              <w:overflowPunct w:val="0"/>
              <w:autoSpaceDE w:val="0"/>
              <w:autoSpaceDN w:val="0"/>
              <w:adjustRightInd w:val="0"/>
              <w:spacing w:line="120" w:lineRule="auto"/>
              <w:textAlignment w:val="baseline"/>
            </w:pPr>
            <w:r w:rsidRPr="00D35523">
              <w:t>.</w:t>
            </w:r>
          </w:p>
        </w:tc>
      </w:tr>
      <w:tr w:rsidR="00D35523" w:rsidRPr="00D35523" w14:paraId="2068D0FF" w14:textId="77777777" w:rsidTr="00D45A0E">
        <w:tc>
          <w:tcPr>
            <w:tcW w:w="1008" w:type="dxa"/>
          </w:tcPr>
          <w:p w14:paraId="3094C5C1" w14:textId="77777777" w:rsidR="00D35523" w:rsidRPr="00D35523" w:rsidRDefault="00D35523" w:rsidP="00D35523">
            <w:pPr>
              <w:overflowPunct w:val="0"/>
              <w:autoSpaceDE w:val="0"/>
              <w:autoSpaceDN w:val="0"/>
              <w:adjustRightInd w:val="0"/>
              <w:textAlignment w:val="baseline"/>
            </w:pPr>
            <w:r w:rsidRPr="00D35523">
              <w:t>N</w:t>
            </w:r>
          </w:p>
        </w:tc>
        <w:tc>
          <w:tcPr>
            <w:tcW w:w="5580" w:type="dxa"/>
          </w:tcPr>
          <w:p w14:paraId="56734D49" w14:textId="77777777" w:rsidR="00D35523" w:rsidRPr="00D35523" w:rsidRDefault="00D35523" w:rsidP="00D35523">
            <w:pPr>
              <w:overflowPunct w:val="0"/>
              <w:autoSpaceDE w:val="0"/>
              <w:autoSpaceDN w:val="0"/>
              <w:adjustRightInd w:val="0"/>
              <w:textAlignment w:val="baseline"/>
            </w:pPr>
            <w:r w:rsidRPr="00D35523">
              <w:t>X, X, X, Q, B, MRp, MEp, MR1, ME1, MR2, ME2</w:t>
            </w:r>
          </w:p>
        </w:tc>
      </w:tr>
    </w:tbl>
    <w:p w14:paraId="70269A8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p>
    <w:p w14:paraId="1404243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p>
    <w:p w14:paraId="7DEDF15F"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N refers to the last line in the ZTS file. It corresponds to the number of records in the meteorological file.</w:t>
      </w:r>
    </w:p>
    <w:p w14:paraId="2C51CDD6"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X is dummy data that is not used, but must be in place. In a PRZM-generated ZTS file these are the year, month, and day values.</w:t>
      </w:r>
    </w:p>
    <w:p w14:paraId="59525C30"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Q is the daily water per field area that flows into the water body (cm/ha/day).  This is used for calculating washout and volume changes of the water body, if these options are chosen.</w:t>
      </w:r>
    </w:p>
    <w:p w14:paraId="47A78849"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B is the daily solids per field area that enters the water body (tonnes/ha/day) and is used for burial if that option is chosen.</w:t>
      </w:r>
    </w:p>
    <w:p w14:paraId="0124331D"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MRp is mass of pesticide per field area entering water body by runoff (g/ha/day)</w:t>
      </w:r>
    </w:p>
    <w:p w14:paraId="64C983CC"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MEp is mass of pesticide per field area entering water body by erosion (g/ha/day)</w:t>
      </w:r>
    </w:p>
    <w:p w14:paraId="21D22605"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p>
    <w:p w14:paraId="160944E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If degradate 1 is being simulated (nchem &gt;1), then the following would be entered:</w:t>
      </w:r>
    </w:p>
    <w:p w14:paraId="7CA4A5B5"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MR1 is mass of degradate 1 per field area entering water body by runoff (g/ha/day)</w:t>
      </w:r>
    </w:p>
    <w:p w14:paraId="53760A83"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ME1 is mass of degradate 1 per field area entering water body by erosion (g/ha/day)</w:t>
      </w:r>
    </w:p>
    <w:p w14:paraId="727E23DF"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p>
    <w:p w14:paraId="6C330B8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If degradate 2 is being simulated (nchem =2), then the following would be entered:</w:t>
      </w:r>
    </w:p>
    <w:p w14:paraId="7D4D70D6"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MR2 is mass of degradate 2 per field area entering water body by runoff (g/ha/day)</w:t>
      </w:r>
    </w:p>
    <w:p w14:paraId="1EEEB044" w14:textId="77777777"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ME2 is mass of degradate 2 per field area entering water body by erosion (g/ha/day)</w:t>
      </w:r>
    </w:p>
    <w:p w14:paraId="45ECD12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921BF8F"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26" w:name="_Toc380493515"/>
      <w:r w:rsidRPr="00D35523">
        <w:rPr>
          <w:rFonts w:eastAsia="Times New Roman" w:cs="Times New Roman"/>
          <w:b/>
          <w:szCs w:val="20"/>
        </w:rPr>
        <w:t>6.2.3</w:t>
      </w:r>
      <w:r w:rsidRPr="00D35523">
        <w:rPr>
          <w:rFonts w:eastAsia="Times New Roman" w:cs="Times New Roman"/>
          <w:b/>
          <w:szCs w:val="20"/>
        </w:rPr>
        <w:tab/>
        <w:t>Meteorological File</w:t>
      </w:r>
      <w:bookmarkEnd w:id="226"/>
    </w:p>
    <w:p w14:paraId="0EBE8F5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meteorological file is specified in line 30 of the input file.  This file has the same formatting as that required by PRZM.  The fortran formatting for each line is:</w:t>
      </w:r>
    </w:p>
    <w:p w14:paraId="3F8EC86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3AA637E" w14:textId="77777777" w:rsidR="00D35523" w:rsidRPr="00D35523" w:rsidRDefault="00D35523" w:rsidP="00D35523">
      <w:pPr>
        <w:spacing w:after="0" w:line="276" w:lineRule="auto"/>
        <w:rPr>
          <w:rFonts w:eastAsia="Calibri" w:cs="Times New Roman"/>
          <w:szCs w:val="24"/>
        </w:rPr>
      </w:pPr>
      <w:r w:rsidRPr="00D35523">
        <w:rPr>
          <w:rFonts w:eastAsia="Calibri" w:cs="Times New Roman"/>
          <w:szCs w:val="24"/>
        </w:rPr>
        <w:t>1X, 3I2, 4F10.0</w:t>
      </w:r>
    </w:p>
    <w:p w14:paraId="1AB7B756" w14:textId="77777777" w:rsidR="00D35523" w:rsidRPr="00D35523" w:rsidRDefault="00D35523" w:rsidP="00D35523">
      <w:pPr>
        <w:spacing w:after="0" w:line="276" w:lineRule="auto"/>
        <w:rPr>
          <w:rFonts w:eastAsia="Calibri" w:cs="Times New Roman"/>
          <w:szCs w:val="24"/>
        </w:rPr>
      </w:pPr>
    </w:p>
    <w:p w14:paraId="15011A90" w14:textId="77777777" w:rsidR="00D35523" w:rsidRPr="00D35523" w:rsidRDefault="00D35523" w:rsidP="00D35523">
      <w:pPr>
        <w:spacing w:after="0" w:line="276" w:lineRule="auto"/>
        <w:rPr>
          <w:rFonts w:eastAsia="Calibri" w:cs="Times New Roman"/>
          <w:szCs w:val="24"/>
        </w:rPr>
      </w:pPr>
      <w:r w:rsidRPr="00D35523">
        <w:rPr>
          <w:rFonts w:eastAsia="Calibri" w:cs="Times New Roman"/>
          <w:szCs w:val="24"/>
        </w:rPr>
        <w:t>With the input variable of:  MM, MD, MY, PRECIP, PEVP, TEMP, WIND</w:t>
      </w:r>
    </w:p>
    <w:p w14:paraId="6664C241" w14:textId="77777777" w:rsidR="00D35523" w:rsidRPr="00D35523" w:rsidRDefault="00D35523" w:rsidP="00D35523">
      <w:pPr>
        <w:spacing w:after="0" w:line="276" w:lineRule="auto"/>
        <w:rPr>
          <w:rFonts w:eastAsia="Calibri" w:cs="Times New Roman"/>
          <w:szCs w:val="24"/>
        </w:rPr>
      </w:pPr>
    </w:p>
    <w:p w14:paraId="427D1D71" w14:textId="77777777" w:rsidR="00D35523" w:rsidRPr="00D35523" w:rsidRDefault="00D35523" w:rsidP="00D35523">
      <w:pPr>
        <w:spacing w:after="0" w:line="276" w:lineRule="auto"/>
        <w:rPr>
          <w:rFonts w:eastAsia="Calibri" w:cs="Times New Roman"/>
          <w:szCs w:val="24"/>
        </w:rPr>
      </w:pPr>
      <w:r w:rsidRPr="00D35523">
        <w:rPr>
          <w:rFonts w:eastAsia="Calibri" w:cs="Times New Roman"/>
          <w:szCs w:val="24"/>
        </w:rPr>
        <w:t>where</w:t>
      </w:r>
    </w:p>
    <w:p w14:paraId="54DF4C1F"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MM = meteorological month</w:t>
      </w:r>
    </w:p>
    <w:p w14:paraId="15781376"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MD = meteorological day</w:t>
      </w:r>
    </w:p>
    <w:p w14:paraId="3A8F534F"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MY = meteorological year</w:t>
      </w:r>
    </w:p>
    <w:p w14:paraId="277BD571"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PRECIP = precipitation (cm/day)</w:t>
      </w:r>
    </w:p>
    <w:p w14:paraId="54B81E6D"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PEVP = pan evaporation data (cm/day)</w:t>
      </w:r>
    </w:p>
    <w:p w14:paraId="3674154A"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TEMP = temperature (</w:t>
      </w:r>
      <w:r w:rsidRPr="00D35523">
        <w:rPr>
          <w:rFonts w:eastAsia="Times New Roman" w:cs="Times New Roman"/>
          <w:szCs w:val="24"/>
        </w:rPr>
        <w:sym w:font="Symbol" w:char="F0B0"/>
      </w:r>
      <w:r w:rsidRPr="00D35523">
        <w:rPr>
          <w:rFonts w:eastAsia="Times New Roman" w:cs="Times New Roman"/>
          <w:szCs w:val="24"/>
        </w:rPr>
        <w:t>C</w:t>
      </w:r>
      <w:r w:rsidRPr="00D35523">
        <w:rPr>
          <w:rFonts w:eastAsia="Calibri" w:cs="Times New Roman"/>
          <w:szCs w:val="24"/>
        </w:rPr>
        <w:t>)</w:t>
      </w:r>
    </w:p>
    <w:p w14:paraId="1E617B9F" w14:textId="77777777"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WIND = wind speed (cm/sec)</w:t>
      </w:r>
    </w:p>
    <w:p w14:paraId="1CD03E08" w14:textId="77777777" w:rsidR="00D35523" w:rsidRPr="00D35523" w:rsidRDefault="00D35523" w:rsidP="00D35523">
      <w:pPr>
        <w:spacing w:after="0" w:line="276" w:lineRule="auto"/>
        <w:rPr>
          <w:rFonts w:eastAsia="Calibri" w:cs="Times New Roman"/>
          <w:szCs w:val="24"/>
        </w:rPr>
      </w:pPr>
    </w:p>
    <w:p w14:paraId="7BE88661" w14:textId="77777777" w:rsidR="00D35523" w:rsidRPr="00D35523" w:rsidRDefault="00D35523" w:rsidP="00D35523">
      <w:pPr>
        <w:spacing w:after="0" w:line="276" w:lineRule="auto"/>
        <w:rPr>
          <w:rFonts w:eastAsia="Calibri" w:cs="Times New Roman"/>
          <w:szCs w:val="24"/>
        </w:rPr>
      </w:pPr>
      <w:r w:rsidRPr="00D35523">
        <w:rPr>
          <w:rFonts w:eastAsia="Calibri" w:cs="Times New Roman"/>
          <w:szCs w:val="24"/>
        </w:rPr>
        <w:t>Example Partial Meteorological File:</w:t>
      </w:r>
    </w:p>
    <w:p w14:paraId="22783066" w14:textId="77777777" w:rsidR="00D35523" w:rsidRPr="00D35523" w:rsidRDefault="00D35523" w:rsidP="00D35523">
      <w:pPr>
        <w:spacing w:after="0" w:line="276" w:lineRule="auto"/>
        <w:rPr>
          <w:rFonts w:ascii="Courier New" w:eastAsia="Calibri" w:hAnsi="Courier New" w:cs="Courier New"/>
          <w:sz w:val="22"/>
        </w:rPr>
      </w:pPr>
      <w:r w:rsidRPr="00D35523">
        <w:rPr>
          <w:rFonts w:ascii="Courier New" w:eastAsia="Calibri" w:hAnsi="Courier New" w:cs="Courier New"/>
          <w:sz w:val="22"/>
        </w:rPr>
        <w:t xml:space="preserve"> 010161      0.00      0.30       9.5     501.6     240.3  </w:t>
      </w:r>
    </w:p>
    <w:p w14:paraId="77E587F3" w14:textId="77777777" w:rsidR="00D35523" w:rsidRPr="00D35523" w:rsidRDefault="00D35523" w:rsidP="00D35523">
      <w:pPr>
        <w:spacing w:after="0" w:line="276" w:lineRule="auto"/>
        <w:rPr>
          <w:rFonts w:ascii="Courier New" w:eastAsia="Calibri" w:hAnsi="Courier New" w:cs="Courier New"/>
          <w:sz w:val="22"/>
        </w:rPr>
      </w:pPr>
      <w:r w:rsidRPr="00D35523">
        <w:rPr>
          <w:rFonts w:ascii="Courier New" w:eastAsia="Calibri" w:hAnsi="Courier New" w:cs="Courier New"/>
          <w:sz w:val="22"/>
        </w:rPr>
        <w:t xml:space="preserve"> 010261      0.10      0.21       6.3     368.0     244.3   </w:t>
      </w:r>
    </w:p>
    <w:p w14:paraId="3B9D7FBF" w14:textId="77777777" w:rsidR="00D35523" w:rsidRPr="00D35523" w:rsidRDefault="00D35523" w:rsidP="00D35523">
      <w:pPr>
        <w:spacing w:after="0" w:line="276" w:lineRule="auto"/>
        <w:rPr>
          <w:rFonts w:ascii="Courier New" w:eastAsia="Calibri" w:hAnsi="Courier New" w:cs="Courier New"/>
          <w:sz w:val="22"/>
        </w:rPr>
      </w:pPr>
      <w:r w:rsidRPr="00D35523">
        <w:rPr>
          <w:rFonts w:ascii="Courier New" w:eastAsia="Calibri" w:hAnsi="Courier New" w:cs="Courier New"/>
          <w:sz w:val="22"/>
        </w:rPr>
        <w:t xml:space="preserve"> 010361      0.00      0.28       3.5     488.3     303.0   </w:t>
      </w:r>
    </w:p>
    <w:p w14:paraId="243A8FA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75A5447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meteorological file determines the simulation time.  The simulation will start at the first date and end with the last date in this file.  Dates must be continuous in the file.  The file does not have to start or end on any particular calendar date; the program accepts partial years.</w:t>
      </w:r>
    </w:p>
    <w:p w14:paraId="60408AC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718F6BF"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27" w:name="_Toc380493516"/>
      <w:r w:rsidRPr="00D35523">
        <w:rPr>
          <w:rFonts w:eastAsia="Times New Roman" w:cs="Times New Roman"/>
          <w:b/>
          <w:i/>
          <w:sz w:val="28"/>
          <w:szCs w:val="20"/>
        </w:rPr>
        <w:t>6.3</w:t>
      </w:r>
      <w:r w:rsidRPr="00D35523">
        <w:rPr>
          <w:rFonts w:eastAsia="Times New Roman" w:cs="Times New Roman"/>
          <w:b/>
          <w:i/>
          <w:sz w:val="28"/>
          <w:szCs w:val="20"/>
        </w:rPr>
        <w:tab/>
        <w:t>Output Files</w:t>
      </w:r>
      <w:bookmarkEnd w:id="227"/>
    </w:p>
    <w:p w14:paraId="03BEB9EF"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28" w:name="_Toc380493517"/>
      <w:r w:rsidRPr="00D35523">
        <w:rPr>
          <w:rFonts w:eastAsia="Times New Roman" w:cs="Times New Roman"/>
          <w:b/>
          <w:szCs w:val="20"/>
        </w:rPr>
        <w:t>6.3.1</w:t>
      </w:r>
      <w:r w:rsidRPr="00D35523">
        <w:rPr>
          <w:rFonts w:eastAsia="Times New Roman" w:cs="Times New Roman"/>
          <w:b/>
          <w:szCs w:val="20"/>
        </w:rPr>
        <w:tab/>
        <w:t>Regulatory Summary Output File</w:t>
      </w:r>
      <w:bookmarkEnd w:id="228"/>
    </w:p>
    <w:p w14:paraId="46EFB04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summary file that contains USEPA regulatory values for concentration is produced for each chemical simulated and is named:</w:t>
      </w:r>
    </w:p>
    <w:p w14:paraId="744BA02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44C4074" w14:textId="77777777" w:rsidR="00D35523" w:rsidRPr="00D35523" w:rsidRDefault="00D35523" w:rsidP="00D35523">
      <w:pPr>
        <w:autoSpaceDE w:val="0"/>
        <w:autoSpaceDN w:val="0"/>
        <w:adjustRightInd w:val="0"/>
        <w:spacing w:after="0" w:line="240" w:lineRule="auto"/>
        <w:rPr>
          <w:rFonts w:eastAsia="Times New Roman" w:cs="Times New Roman"/>
          <w:b/>
          <w:szCs w:val="24"/>
        </w:rPr>
      </w:pPr>
      <w:r w:rsidRPr="00D35523">
        <w:rPr>
          <w:rFonts w:eastAsia="Times New Roman" w:cs="Times New Roman"/>
          <w:b/>
          <w:i/>
          <w:szCs w:val="24"/>
        </w:rPr>
        <w:t>outputfilename</w:t>
      </w:r>
      <w:r w:rsidRPr="00D35523">
        <w:rPr>
          <w:rFonts w:eastAsia="Times New Roman" w:cs="Times New Roman"/>
          <w:b/>
          <w:szCs w:val="24"/>
        </w:rPr>
        <w:t>_</w:t>
      </w:r>
      <w:r w:rsidRPr="00D35523">
        <w:rPr>
          <w:rFonts w:eastAsia="Times New Roman" w:cs="Times New Roman"/>
          <w:b/>
          <w:i/>
          <w:szCs w:val="24"/>
        </w:rPr>
        <w:t>scenario_ID</w:t>
      </w:r>
      <w:r w:rsidRPr="00D35523">
        <w:rPr>
          <w:rFonts w:eastAsia="Times New Roman" w:cs="Times New Roman"/>
          <w:b/>
          <w:szCs w:val="24"/>
        </w:rPr>
        <w:t>_</w:t>
      </w:r>
      <w:r w:rsidRPr="00D35523">
        <w:rPr>
          <w:rFonts w:eastAsia="Times New Roman" w:cs="Times New Roman"/>
          <w:b/>
          <w:i/>
          <w:szCs w:val="24"/>
        </w:rPr>
        <w:t>waterbodytext</w:t>
      </w:r>
      <w:r w:rsidRPr="00D35523">
        <w:rPr>
          <w:rFonts w:eastAsia="Times New Roman" w:cs="Times New Roman"/>
          <w:b/>
          <w:szCs w:val="24"/>
        </w:rPr>
        <w:t>_</w:t>
      </w:r>
      <w:r w:rsidRPr="00D35523">
        <w:rPr>
          <w:rFonts w:eastAsia="Times New Roman" w:cs="Times New Roman"/>
          <w:b/>
          <w:i/>
          <w:szCs w:val="24"/>
        </w:rPr>
        <w:t>Parent-Degradate</w:t>
      </w:r>
      <w:r w:rsidRPr="00D35523">
        <w:rPr>
          <w:rFonts w:eastAsia="Times New Roman" w:cs="Times New Roman"/>
          <w:b/>
          <w:szCs w:val="24"/>
        </w:rPr>
        <w:t>.txt</w:t>
      </w:r>
    </w:p>
    <w:p w14:paraId="4C5169D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A567D2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w:t>
      </w:r>
    </w:p>
    <w:p w14:paraId="130C1A69"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i/>
          <w:szCs w:val="20"/>
        </w:rPr>
        <w:t xml:space="preserve">outputfilename </w:t>
      </w:r>
      <w:r w:rsidRPr="00D35523">
        <w:rPr>
          <w:rFonts w:eastAsia="Times New Roman" w:cs="Times New Roman"/>
          <w:szCs w:val="20"/>
        </w:rPr>
        <w:t>- as specified in Line 1 of input file.</w:t>
      </w:r>
    </w:p>
    <w:p w14:paraId="525DEE6F" w14:textId="77777777" w:rsidR="00D35523" w:rsidRPr="00D35523" w:rsidRDefault="00D35523" w:rsidP="00D35523">
      <w:pPr>
        <w:overflowPunct w:val="0"/>
        <w:autoSpaceDE w:val="0"/>
        <w:autoSpaceDN w:val="0"/>
        <w:adjustRightInd w:val="0"/>
        <w:spacing w:after="0" w:line="240" w:lineRule="auto"/>
        <w:ind w:left="720"/>
        <w:textAlignment w:val="baseline"/>
        <w:rPr>
          <w:rFonts w:eastAsia="Times New Roman" w:cs="Times New Roman"/>
          <w:szCs w:val="20"/>
        </w:rPr>
      </w:pPr>
      <w:r w:rsidRPr="00D35523">
        <w:rPr>
          <w:rFonts w:eastAsia="Times New Roman" w:cs="Times New Roman"/>
          <w:i/>
          <w:szCs w:val="20"/>
        </w:rPr>
        <w:t xml:space="preserve">scenario_ID </w:t>
      </w:r>
      <w:r w:rsidRPr="00D35523">
        <w:rPr>
          <w:rFonts w:eastAsia="Times New Roman" w:cs="Times New Roman"/>
          <w:szCs w:val="20"/>
        </w:rPr>
        <w:t>- as specified in Line 29 of input file.</w:t>
      </w:r>
    </w:p>
    <w:p w14:paraId="7890EC5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AC6D104"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4"/>
        </w:rPr>
      </w:pPr>
      <w:r w:rsidRPr="00D35523">
        <w:rPr>
          <w:rFonts w:eastAsia="Times New Roman" w:cs="Times New Roman"/>
          <w:i/>
          <w:szCs w:val="24"/>
        </w:rPr>
        <w:t>waterbodytext</w:t>
      </w:r>
      <w:r w:rsidRPr="00D35523">
        <w:rPr>
          <w:rFonts w:eastAsia="Times New Roman" w:cs="Times New Roman"/>
          <w:szCs w:val="24"/>
        </w:rPr>
        <w:t xml:space="preserve"> - Depending on the water body simulated, this will be "Custom", "Pond", or "Reservoir" if </w:t>
      </w:r>
      <w:r w:rsidRPr="00D35523">
        <w:rPr>
          <w:rFonts w:eastAsia="Times New Roman" w:cs="Times New Roman"/>
          <w:i/>
          <w:szCs w:val="24"/>
        </w:rPr>
        <w:t>simtypeflag</w:t>
      </w:r>
      <w:r w:rsidRPr="00D35523">
        <w:rPr>
          <w:rFonts w:eastAsia="Times New Roman" w:cs="Times New Roman"/>
          <w:szCs w:val="24"/>
        </w:rPr>
        <w:t xml:space="preserve"> (Input Line 57) = 1, 2, or 3, respectively</w:t>
      </w:r>
    </w:p>
    <w:p w14:paraId="684D6E60" w14:textId="77777777"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4"/>
        </w:rPr>
      </w:pPr>
      <w:r w:rsidRPr="00D35523">
        <w:rPr>
          <w:rFonts w:eastAsia="Times New Roman" w:cs="Times New Roman"/>
          <w:i/>
          <w:szCs w:val="24"/>
        </w:rPr>
        <w:t>Parent-Degradate</w:t>
      </w:r>
      <w:r w:rsidRPr="00D35523">
        <w:rPr>
          <w:rFonts w:eastAsia="Times New Roman" w:cs="Times New Roman"/>
          <w:szCs w:val="24"/>
        </w:rPr>
        <w:t xml:space="preserve"> - This will be "Parent", "Degradate1", or "Degradate2" and indicates which of the products are contained in the file.</w:t>
      </w:r>
    </w:p>
    <w:p w14:paraId="7D9056A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55A2A14"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229" w:name="_Toc380493518"/>
      <w:r w:rsidRPr="00D35523">
        <w:rPr>
          <w:rFonts w:eastAsia="Times New Roman" w:cs="Times New Roman"/>
          <w:b/>
          <w:szCs w:val="20"/>
        </w:rPr>
        <w:t>6.3.2</w:t>
      </w:r>
      <w:r w:rsidRPr="00D35523">
        <w:rPr>
          <w:rFonts w:eastAsia="Times New Roman" w:cs="Times New Roman"/>
          <w:b/>
          <w:szCs w:val="20"/>
        </w:rPr>
        <w:tab/>
        <w:t>Daily Values Output File</w:t>
      </w:r>
      <w:bookmarkEnd w:id="229"/>
    </w:p>
    <w:p w14:paraId="0F0D053B"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An output file that contains the daily values for water body depth, water column concentration, and benthic pore water concentration is created with the name:</w:t>
      </w:r>
    </w:p>
    <w:p w14:paraId="018E523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4BF5FC00" w14:textId="77777777" w:rsidR="00D35523" w:rsidRPr="00D35523" w:rsidRDefault="00D35523" w:rsidP="00D35523">
      <w:pPr>
        <w:autoSpaceDE w:val="0"/>
        <w:autoSpaceDN w:val="0"/>
        <w:adjustRightInd w:val="0"/>
        <w:spacing w:after="0" w:line="240" w:lineRule="auto"/>
        <w:rPr>
          <w:rFonts w:eastAsia="Times New Roman" w:cs="Times New Roman"/>
          <w:b/>
          <w:szCs w:val="24"/>
        </w:rPr>
      </w:pPr>
      <w:r w:rsidRPr="00D35523">
        <w:rPr>
          <w:rFonts w:eastAsia="Times New Roman" w:cs="Times New Roman"/>
          <w:b/>
          <w:i/>
          <w:szCs w:val="24"/>
        </w:rPr>
        <w:t>outputfilename</w:t>
      </w:r>
      <w:r w:rsidRPr="00D35523">
        <w:rPr>
          <w:rFonts w:eastAsia="Times New Roman" w:cs="Times New Roman"/>
          <w:b/>
          <w:szCs w:val="24"/>
        </w:rPr>
        <w:t>_</w:t>
      </w:r>
      <w:r w:rsidRPr="00D35523">
        <w:rPr>
          <w:rFonts w:eastAsia="Times New Roman" w:cs="Times New Roman"/>
          <w:b/>
          <w:i/>
          <w:szCs w:val="24"/>
        </w:rPr>
        <w:t>scenario_ID</w:t>
      </w:r>
      <w:r w:rsidRPr="00D35523">
        <w:rPr>
          <w:rFonts w:eastAsia="Times New Roman" w:cs="Times New Roman"/>
          <w:b/>
          <w:szCs w:val="24"/>
        </w:rPr>
        <w:t>_</w:t>
      </w:r>
      <w:r w:rsidRPr="00D35523">
        <w:rPr>
          <w:rFonts w:eastAsia="Times New Roman" w:cs="Times New Roman"/>
          <w:b/>
          <w:i/>
          <w:szCs w:val="24"/>
        </w:rPr>
        <w:t>waterbodytext</w:t>
      </w:r>
      <w:r w:rsidRPr="00D35523">
        <w:rPr>
          <w:rFonts w:eastAsia="Times New Roman" w:cs="Times New Roman"/>
          <w:b/>
          <w:szCs w:val="24"/>
        </w:rPr>
        <w:t>_</w:t>
      </w:r>
      <w:r w:rsidRPr="00D35523">
        <w:rPr>
          <w:rFonts w:eastAsia="Times New Roman" w:cs="Times New Roman"/>
          <w:b/>
          <w:i/>
          <w:szCs w:val="24"/>
        </w:rPr>
        <w:t>Parent-Degradate_daily</w:t>
      </w:r>
      <w:r w:rsidRPr="00D35523">
        <w:rPr>
          <w:rFonts w:eastAsia="Times New Roman" w:cs="Times New Roman"/>
          <w:b/>
          <w:szCs w:val="24"/>
        </w:rPr>
        <w:t>.txt</w:t>
      </w:r>
    </w:p>
    <w:p w14:paraId="36D15FEC"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959B076"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30" w:name="_Toc380493519"/>
      <w:r w:rsidRPr="00D35523">
        <w:rPr>
          <w:rFonts w:eastAsia="Times New Roman" w:cs="Times New Roman"/>
          <w:b/>
          <w:kern w:val="32"/>
          <w:sz w:val="32"/>
          <w:szCs w:val="32"/>
        </w:rPr>
        <w:t>7</w:t>
      </w:r>
      <w:r w:rsidRPr="00D35523">
        <w:rPr>
          <w:rFonts w:eastAsia="Times New Roman" w:cs="Times New Roman"/>
          <w:b/>
          <w:kern w:val="32"/>
          <w:sz w:val="32"/>
          <w:szCs w:val="32"/>
        </w:rPr>
        <w:tab/>
        <w:t>Summary</w:t>
      </w:r>
      <w:bookmarkEnd w:id="230"/>
      <w:r w:rsidRPr="00D35523">
        <w:rPr>
          <w:rFonts w:eastAsia="Times New Roman" w:cs="Times New Roman"/>
          <w:b/>
          <w:kern w:val="32"/>
          <w:sz w:val="32"/>
          <w:szCs w:val="32"/>
        </w:rPr>
        <w:t xml:space="preserve"> </w:t>
      </w:r>
    </w:p>
    <w:p w14:paraId="20D35C8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Many of the individual processes and components of the USEPA VVWM (e.g., metabolism, photolysis, volatilization) are consistent with EXAMS.  The VVWM differs from EXAMS in ways that are intended to improve upon modeling methods.  This includes improving the characterization of temporal variability, hydrologic balances, and the efficiency and speed at which computations are made.  These differences are summarized below:</w:t>
      </w:r>
    </w:p>
    <w:p w14:paraId="6791BA0D"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C9B6D19" w14:textId="77777777"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VVWM changes parameter values on a daily basis (e.g., temperature, wind, flow), corresponding to the daily input data from the meteorological file and from PRZM.  </w:t>
      </w:r>
      <w:r w:rsidRPr="00D35523">
        <w:rPr>
          <w:rFonts w:eastAsia="Times New Roman" w:cs="Times New Roman"/>
          <w:szCs w:val="20"/>
        </w:rPr>
        <w:lastRenderedPageBreak/>
        <w:t>EXAMS changes parameters on a monthly basis, using calendar month averages for values.</w:t>
      </w:r>
    </w:p>
    <w:p w14:paraId="51B532E5" w14:textId="77777777"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VVWM can implement daily changes in temperature, which are based on the preceding 30-day average air temperature, thereby simulating the temperature lag of water bodies with air temperature.  EXAMS can only make changes on a monthly basis, and temperatures used in the standard water bodies do not lag air temperatures, but instead are current calendar month averages. </w:t>
      </w:r>
    </w:p>
    <w:p w14:paraId="2F6E5ABA" w14:textId="77777777"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VVWM considers variations in the water body volume due to hydrologic inputs; EXAMS does not.</w:t>
      </w:r>
    </w:p>
    <w:p w14:paraId="379B5BC0" w14:textId="77777777"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VVWM is solved analytically and is specifically designed to solve the standard two-region OPP water body scenarios.  </w:t>
      </w:r>
    </w:p>
    <w:p w14:paraId="5E1BA7D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6602F42A"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A5DE246"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EBE6A4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A00E1C5" w14:textId="77777777"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31" w:name="_Toc380493520"/>
      <w:r w:rsidRPr="00D35523">
        <w:rPr>
          <w:rFonts w:eastAsia="Times New Roman" w:cs="Times New Roman"/>
          <w:b/>
          <w:kern w:val="32"/>
          <w:sz w:val="32"/>
          <w:szCs w:val="32"/>
        </w:rPr>
        <w:t>8</w:t>
      </w:r>
      <w:r w:rsidRPr="00D35523">
        <w:rPr>
          <w:rFonts w:eastAsia="Times New Roman" w:cs="Times New Roman"/>
          <w:b/>
          <w:kern w:val="32"/>
          <w:sz w:val="32"/>
          <w:szCs w:val="32"/>
        </w:rPr>
        <w:tab/>
        <w:t>References</w:t>
      </w:r>
      <w:bookmarkEnd w:id="231"/>
    </w:p>
    <w:p w14:paraId="5EE1F53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Banks, R. B., 1975.  Some Features of Wind Action on Shallow Lakes</w:t>
      </w:r>
      <w:r w:rsidRPr="00D35523">
        <w:rPr>
          <w:rFonts w:eastAsia="Times New Roman" w:cs="Times New Roman"/>
          <w:i/>
          <w:szCs w:val="20"/>
        </w:rPr>
        <w:t>. Journal of the Environmental Engineering Division., ASCE</w:t>
      </w:r>
      <w:r w:rsidRPr="00D35523">
        <w:rPr>
          <w:rFonts w:eastAsia="Times New Roman" w:cs="Times New Roman"/>
          <w:szCs w:val="20"/>
        </w:rPr>
        <w:t>. 101(EE5), 813-827.</w:t>
      </w:r>
    </w:p>
    <w:p w14:paraId="1D89371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34134DB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Burns, L.A., Cline, D.M., and Lassiter, R.P., 1982. Exposure Analysis Modeling System (EXAMS): User Manual and System Documentation.  EPA-600/3-82-023, U.S. EPA.</w:t>
      </w:r>
    </w:p>
    <w:p w14:paraId="63992F95"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06C359A0"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Burns, L.A., 1997. Exposure Analysis Modeling System (EXAMS II) Users Guide to Version 2.97.5, EPA/600R-97/047, U.S. EPA</w:t>
      </w:r>
    </w:p>
    <w:p w14:paraId="0F51F138"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559FBD9F"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4"/>
        </w:rPr>
        <w:t xml:space="preserve">Carsel, R., J. Imhoff, P. Hummel, J. Cheplick, and A. Donigan,  1997.  PRZM 3.1 Users Manual, National Exposure Research Lab, Office of Research and Development, U.S. Environmental Protection Agency, Athens, Georgia. </w:t>
      </w:r>
    </w:p>
    <w:p w14:paraId="6C3A5327"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494E99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 xml:space="preserve">Burns, L.A., 1985. Models for predicting the fate of synthetic chemicals in aquatic ecosystems, in: </w:t>
      </w:r>
      <w:r w:rsidRPr="00D35523">
        <w:rPr>
          <w:rFonts w:eastAsia="Times New Roman" w:cs="Times New Roman"/>
          <w:i/>
          <w:iCs/>
          <w:szCs w:val="24"/>
        </w:rPr>
        <w:t>Validation and Predictability of Laboratory Methods for Assessing the Fate and Effects of Contaminants in Aquatic Ecosystems</w:t>
      </w:r>
      <w:r w:rsidRPr="00D35523">
        <w:rPr>
          <w:rFonts w:eastAsia="Times New Roman" w:cs="Times New Roman"/>
          <w:szCs w:val="24"/>
        </w:rPr>
        <w:t>, ASTM STP 865, T.P. Boyle, Ed., American Society of Testing Materials, Philadelphia, pp 176-190.</w:t>
      </w:r>
    </w:p>
    <w:p w14:paraId="2FD136D2"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14:paraId="0830D349"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 xml:space="preserve">Cusler, E.L., 1984. </w:t>
      </w:r>
      <w:r w:rsidRPr="00D35523">
        <w:rPr>
          <w:rFonts w:eastAsia="Times New Roman" w:cs="Times New Roman"/>
          <w:i/>
          <w:iCs/>
          <w:szCs w:val="24"/>
        </w:rPr>
        <w:t>Diffusion: Mass Transfer in Fluid Systems</w:t>
      </w:r>
      <w:r w:rsidRPr="00D35523">
        <w:rPr>
          <w:rFonts w:eastAsia="Times New Roman" w:cs="Times New Roman"/>
          <w:szCs w:val="24"/>
        </w:rPr>
        <w:t>, Cambridge University Press, New York</w:t>
      </w:r>
    </w:p>
    <w:p w14:paraId="54264573"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14:paraId="5B4333E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 xml:space="preserve">Liss, P.S., 1973. Processes of Gas Exchange Across an Air-Water Interface.  </w:t>
      </w:r>
      <w:r w:rsidRPr="00D35523">
        <w:rPr>
          <w:rFonts w:eastAsia="Times New Roman" w:cs="Times New Roman"/>
          <w:i/>
          <w:szCs w:val="24"/>
        </w:rPr>
        <w:t>Deep Sea Research</w:t>
      </w:r>
      <w:r w:rsidRPr="00D35523">
        <w:rPr>
          <w:rFonts w:eastAsia="Times New Roman" w:cs="Times New Roman"/>
          <w:szCs w:val="24"/>
        </w:rPr>
        <w:t>, 20(3), 221-238.</w:t>
      </w:r>
    </w:p>
    <w:p w14:paraId="3C2A162E"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14:paraId="35A1BB9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 xml:space="preserve">Shwarzenbach, R.P., Gschwend, P.M., and Dieter, D.M., 1993. </w:t>
      </w:r>
      <w:r w:rsidRPr="00D35523">
        <w:rPr>
          <w:rFonts w:eastAsia="Times New Roman" w:cs="Times New Roman"/>
          <w:i/>
          <w:iCs/>
          <w:szCs w:val="24"/>
        </w:rPr>
        <w:t>Environmental Organic Chemistry</w:t>
      </w:r>
      <w:r w:rsidRPr="00D35523">
        <w:rPr>
          <w:rFonts w:eastAsia="Times New Roman" w:cs="Times New Roman"/>
          <w:szCs w:val="24"/>
        </w:rPr>
        <w:t>, John Wiley &amp; Sons, New York.</w:t>
      </w:r>
    </w:p>
    <w:p w14:paraId="18A5E094"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2EA55001" w14:textId="77777777"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14:paraId="16FAFFB9" w14:textId="77777777" w:rsidR="00870F3D" w:rsidRDefault="00870F3D" w:rsidP="00B911B3">
      <w:pPr>
        <w:rPr>
          <w:color w:val="444444"/>
          <w:szCs w:val="24"/>
          <w:lang w:val="en"/>
        </w:rPr>
        <w:sectPr w:rsidR="00870F3D" w:rsidSect="00FA580C">
          <w:footerReference w:type="default" r:id="rId179"/>
          <w:pgSz w:w="12240" w:h="15840"/>
          <w:pgMar w:top="1440" w:right="1440" w:bottom="1440" w:left="1440" w:header="720" w:footer="720" w:gutter="0"/>
          <w:pgNumType w:start="1"/>
          <w:cols w:space="720"/>
          <w:docGrid w:linePitch="360"/>
        </w:sectPr>
      </w:pPr>
    </w:p>
    <w:p w14:paraId="36310904" w14:textId="370379B9" w:rsidR="00113EA3" w:rsidDel="005911D4" w:rsidRDefault="00113EA3" w:rsidP="005911D4">
      <w:pPr>
        <w:jc w:val="center"/>
        <w:rPr>
          <w:del w:id="232" w:author="Young, Dirk" w:date="2018-08-02T08:26:00Z"/>
          <w:color w:val="444444"/>
          <w:szCs w:val="24"/>
          <w:lang w:val="en"/>
        </w:rPr>
        <w:pPrChange w:id="233" w:author="Young, Dirk" w:date="2018-08-02T08:26:00Z">
          <w:pPr>
            <w:jc w:val="center"/>
          </w:pPr>
        </w:pPrChange>
      </w:pPr>
      <w:bookmarkStart w:id="234" w:name="_Hlk520811307"/>
      <w:del w:id="235" w:author="Young, Dirk" w:date="2018-08-02T08:26:00Z">
        <w:r w:rsidDel="005911D4">
          <w:rPr>
            <w:rFonts w:eastAsia="Times New Roman" w:cs="Times New Roman"/>
            <w:b/>
            <w:bCs/>
            <w:sz w:val="32"/>
            <w:szCs w:val="32"/>
          </w:rPr>
          <w:lastRenderedPageBreak/>
          <w:delText>Appendix 2: User Guidance for the Point Source Calculator</w:delText>
        </w:r>
      </w:del>
    </w:p>
    <w:p w14:paraId="1233A9C2" w14:textId="1B618055" w:rsidR="00113EA3" w:rsidDel="005911D4" w:rsidRDefault="00113EA3" w:rsidP="005911D4">
      <w:pPr>
        <w:jc w:val="center"/>
        <w:rPr>
          <w:del w:id="236" w:author="Young, Dirk" w:date="2018-08-02T08:26:00Z"/>
          <w:color w:val="444444"/>
          <w:szCs w:val="24"/>
          <w:lang w:val="en"/>
        </w:rPr>
        <w:pPrChange w:id="237" w:author="Young, Dirk" w:date="2018-08-02T08:26:00Z">
          <w:pPr/>
        </w:pPrChange>
      </w:pPr>
    </w:p>
    <w:p w14:paraId="63044001" w14:textId="0684F35B" w:rsidR="00113EA3" w:rsidDel="005911D4" w:rsidRDefault="00113EA3" w:rsidP="005911D4">
      <w:pPr>
        <w:jc w:val="center"/>
        <w:rPr>
          <w:del w:id="238" w:author="Young, Dirk" w:date="2018-08-02T08:26:00Z"/>
          <w:color w:val="444444"/>
          <w:szCs w:val="24"/>
          <w:lang w:val="en"/>
        </w:rPr>
        <w:pPrChange w:id="239" w:author="Young, Dirk" w:date="2018-08-02T08:26:00Z">
          <w:pPr/>
        </w:pPrChange>
      </w:pPr>
    </w:p>
    <w:p w14:paraId="35185FF9" w14:textId="35789F8F" w:rsidR="00D66DC1" w:rsidDel="005911D4" w:rsidRDefault="00D66DC1" w:rsidP="005911D4">
      <w:pPr>
        <w:jc w:val="center"/>
        <w:rPr>
          <w:del w:id="240" w:author="Young, Dirk" w:date="2018-08-02T08:26:00Z"/>
          <w:color w:val="444444"/>
          <w:szCs w:val="24"/>
          <w:lang w:val="en"/>
        </w:rPr>
        <w:pPrChange w:id="241" w:author="Young, Dirk" w:date="2018-08-02T08:26:00Z">
          <w:pPr/>
        </w:pPrChange>
      </w:pPr>
    </w:p>
    <w:p w14:paraId="0326A5BB" w14:textId="6F8DFEF2" w:rsidR="00D66DC1" w:rsidDel="005911D4" w:rsidRDefault="00D66DC1" w:rsidP="005911D4">
      <w:pPr>
        <w:jc w:val="center"/>
        <w:rPr>
          <w:del w:id="242" w:author="Young, Dirk" w:date="2018-08-02T08:26:00Z"/>
          <w:color w:val="444444"/>
          <w:szCs w:val="24"/>
          <w:lang w:val="en"/>
        </w:rPr>
        <w:pPrChange w:id="243" w:author="Young, Dirk" w:date="2018-08-02T08:26:00Z">
          <w:pPr/>
        </w:pPrChange>
      </w:pPr>
    </w:p>
    <w:p w14:paraId="7CB0BB57" w14:textId="357A8D7D" w:rsidR="00D66DC1" w:rsidDel="005911D4" w:rsidRDefault="00D66DC1" w:rsidP="005911D4">
      <w:pPr>
        <w:jc w:val="center"/>
        <w:rPr>
          <w:del w:id="244" w:author="Young, Dirk" w:date="2018-08-02T08:26:00Z"/>
          <w:color w:val="444444"/>
          <w:szCs w:val="24"/>
          <w:lang w:val="en"/>
        </w:rPr>
        <w:pPrChange w:id="245" w:author="Young, Dirk" w:date="2018-08-02T08:26:00Z">
          <w:pPr/>
        </w:pPrChange>
      </w:pPr>
    </w:p>
    <w:p w14:paraId="230FF298" w14:textId="3992CCC0" w:rsidR="00D66DC1" w:rsidRPr="00DC2170" w:rsidDel="005911D4" w:rsidRDefault="00D66DC1" w:rsidP="005911D4">
      <w:pPr>
        <w:jc w:val="center"/>
        <w:rPr>
          <w:del w:id="246" w:author="Young, Dirk" w:date="2018-08-02T08:26:00Z"/>
        </w:rPr>
        <w:pPrChange w:id="247" w:author="Young, Dirk" w:date="2018-08-02T08:26:00Z">
          <w:pPr/>
        </w:pPrChange>
      </w:pPr>
    </w:p>
    <w:p w14:paraId="35DA70AF" w14:textId="63F6FECB" w:rsidR="00D35523" w:rsidDel="005911D4" w:rsidRDefault="00D35523" w:rsidP="005911D4">
      <w:pPr>
        <w:jc w:val="center"/>
        <w:rPr>
          <w:del w:id="248" w:author="Young, Dirk" w:date="2018-08-02T08:26:00Z"/>
        </w:rPr>
        <w:pPrChange w:id="249" w:author="Young, Dirk" w:date="2018-08-02T08:26:00Z">
          <w:pPr/>
        </w:pPrChange>
      </w:pPr>
      <w:del w:id="250" w:author="Young, Dirk" w:date="2018-08-02T08:26:00Z">
        <w:r w:rsidDel="005911D4">
          <w:br w:type="page"/>
        </w:r>
        <w:r w:rsidR="00113EA3" w:rsidDel="005911D4">
          <w:rPr>
            <w:rFonts w:eastAsia="Times New Roman" w:cs="Times New Roman"/>
            <w:b/>
            <w:bCs/>
            <w:sz w:val="32"/>
            <w:szCs w:val="32"/>
          </w:rPr>
          <w:lastRenderedPageBreak/>
          <w:delText xml:space="preserve"> </w:delText>
        </w:r>
      </w:del>
    </w:p>
    <w:p w14:paraId="1821BDA6" w14:textId="413EAC20" w:rsidR="00D35523" w:rsidRPr="00D35523" w:rsidDel="005911D4" w:rsidRDefault="00D35523" w:rsidP="005911D4">
      <w:pPr>
        <w:jc w:val="center"/>
        <w:rPr>
          <w:del w:id="251" w:author="Young, Dirk" w:date="2018-08-02T08:26:00Z"/>
          <w:rFonts w:eastAsia="Times New Roman" w:cs="Times New Roman"/>
          <w:b/>
          <w:bCs/>
          <w:sz w:val="32"/>
          <w:szCs w:val="32"/>
        </w:rPr>
        <w:pPrChange w:id="252" w:author="Young, Dirk" w:date="2018-08-02T08:26:00Z">
          <w:pPr>
            <w:widowControl w:val="0"/>
            <w:autoSpaceDE w:val="0"/>
            <w:autoSpaceDN w:val="0"/>
            <w:adjustRightInd w:val="0"/>
            <w:spacing w:after="0" w:line="240" w:lineRule="auto"/>
            <w:jc w:val="center"/>
          </w:pPr>
        </w:pPrChange>
      </w:pPr>
      <w:del w:id="253" w:author="Young, Dirk" w:date="2018-08-02T08:26:00Z">
        <w:r w:rsidRPr="00D35523" w:rsidDel="005911D4">
          <w:rPr>
            <w:rFonts w:eastAsia="Times New Roman" w:cs="Times New Roman"/>
            <w:b/>
            <w:bCs/>
            <w:sz w:val="32"/>
            <w:szCs w:val="32"/>
          </w:rPr>
          <w:delText xml:space="preserve">Point Source Calculator </w:delText>
        </w:r>
      </w:del>
    </w:p>
    <w:p w14:paraId="61753523" w14:textId="63675631" w:rsidR="00D35523" w:rsidRPr="00D35523" w:rsidDel="005911D4" w:rsidRDefault="00D35523" w:rsidP="005911D4">
      <w:pPr>
        <w:jc w:val="center"/>
        <w:rPr>
          <w:del w:id="254" w:author="Young, Dirk" w:date="2018-08-02T08:26:00Z"/>
          <w:rFonts w:eastAsia="Times New Roman" w:cs="Times New Roman"/>
          <w:b/>
          <w:bCs/>
          <w:sz w:val="32"/>
          <w:szCs w:val="32"/>
        </w:rPr>
        <w:pPrChange w:id="255" w:author="Young, Dirk" w:date="2018-08-02T08:26:00Z">
          <w:pPr>
            <w:widowControl w:val="0"/>
            <w:autoSpaceDE w:val="0"/>
            <w:autoSpaceDN w:val="0"/>
            <w:adjustRightInd w:val="0"/>
            <w:spacing w:after="0" w:line="240" w:lineRule="auto"/>
            <w:jc w:val="center"/>
          </w:pPr>
        </w:pPrChange>
      </w:pPr>
      <w:del w:id="256" w:author="Young, Dirk" w:date="2018-08-02T08:26:00Z">
        <w:r w:rsidRPr="00D35523" w:rsidDel="005911D4">
          <w:rPr>
            <w:rFonts w:eastAsia="Times New Roman" w:cs="Times New Roman"/>
            <w:b/>
            <w:bCs/>
            <w:sz w:val="32"/>
            <w:szCs w:val="32"/>
          </w:rPr>
          <w:delText xml:space="preserve">User Guidance </w:delText>
        </w:r>
      </w:del>
    </w:p>
    <w:p w14:paraId="68846384" w14:textId="314E0855" w:rsidR="00D35523" w:rsidRPr="00D35523" w:rsidDel="005911D4" w:rsidRDefault="00D35523" w:rsidP="005911D4">
      <w:pPr>
        <w:jc w:val="center"/>
        <w:rPr>
          <w:del w:id="257" w:author="Young, Dirk" w:date="2018-08-02T08:26:00Z"/>
          <w:rFonts w:eastAsia="Times New Roman" w:cs="Times New Roman"/>
          <w:b/>
          <w:bCs/>
          <w:sz w:val="32"/>
          <w:szCs w:val="32"/>
        </w:rPr>
        <w:pPrChange w:id="258" w:author="Young, Dirk" w:date="2018-08-02T08:26:00Z">
          <w:pPr>
            <w:widowControl w:val="0"/>
            <w:autoSpaceDE w:val="0"/>
            <w:autoSpaceDN w:val="0"/>
            <w:adjustRightInd w:val="0"/>
            <w:spacing w:after="0" w:line="240" w:lineRule="auto"/>
            <w:jc w:val="center"/>
          </w:pPr>
        </w:pPrChange>
      </w:pPr>
      <w:del w:id="259" w:author="Young, Dirk" w:date="2018-08-02T08:26:00Z">
        <w:r w:rsidRPr="00D35523" w:rsidDel="005911D4">
          <w:rPr>
            <w:rFonts w:eastAsia="Times New Roman" w:cs="Times New Roman"/>
            <w:b/>
            <w:bCs/>
            <w:sz w:val="32"/>
            <w:szCs w:val="32"/>
          </w:rPr>
          <w:delText xml:space="preserve">(Revised </w:delText>
        </w:r>
        <w:r w:rsidR="002B3E6B" w:rsidDel="005911D4">
          <w:rPr>
            <w:rFonts w:eastAsia="Times New Roman" w:cs="Times New Roman"/>
            <w:b/>
            <w:bCs/>
            <w:sz w:val="32"/>
            <w:szCs w:val="32"/>
          </w:rPr>
          <w:delText>Jan 12, 2015</w:delText>
        </w:r>
        <w:r w:rsidRPr="00D35523" w:rsidDel="005911D4">
          <w:rPr>
            <w:rFonts w:eastAsia="Times New Roman" w:cs="Times New Roman"/>
            <w:b/>
            <w:bCs/>
            <w:sz w:val="32"/>
            <w:szCs w:val="32"/>
          </w:rPr>
          <w:delText>)</w:delText>
        </w:r>
      </w:del>
    </w:p>
    <w:p w14:paraId="39EABD0F" w14:textId="19A26D30" w:rsidR="00D35523" w:rsidRPr="00D35523" w:rsidDel="005911D4" w:rsidRDefault="00D35523" w:rsidP="005911D4">
      <w:pPr>
        <w:jc w:val="center"/>
        <w:rPr>
          <w:del w:id="260" w:author="Young, Dirk" w:date="2018-08-02T08:26:00Z"/>
          <w:rFonts w:eastAsia="Times New Roman" w:cs="Times New Roman"/>
          <w:b/>
          <w:bCs/>
          <w:sz w:val="32"/>
          <w:szCs w:val="32"/>
        </w:rPr>
        <w:pPrChange w:id="261" w:author="Young, Dirk" w:date="2018-08-02T08:26:00Z">
          <w:pPr>
            <w:widowControl w:val="0"/>
            <w:autoSpaceDE w:val="0"/>
            <w:autoSpaceDN w:val="0"/>
            <w:adjustRightInd w:val="0"/>
            <w:spacing w:after="0" w:line="240" w:lineRule="auto"/>
          </w:pPr>
        </w:pPrChange>
      </w:pPr>
    </w:p>
    <w:p w14:paraId="7D63B6D2" w14:textId="44E318ED" w:rsidR="00D35523" w:rsidRPr="00D35523" w:rsidDel="005911D4" w:rsidRDefault="00D35523" w:rsidP="005911D4">
      <w:pPr>
        <w:jc w:val="center"/>
        <w:rPr>
          <w:del w:id="262" w:author="Young, Dirk" w:date="2018-08-02T08:26:00Z"/>
          <w:rFonts w:eastAsia="Times New Roman" w:cs="Times New Roman"/>
          <w:b/>
          <w:bCs/>
          <w:sz w:val="26"/>
          <w:szCs w:val="26"/>
          <w:u w:val="single"/>
        </w:rPr>
        <w:pPrChange w:id="263" w:author="Young, Dirk" w:date="2018-08-02T08:26:00Z">
          <w:pPr>
            <w:keepNext/>
            <w:widowControl w:val="0"/>
            <w:tabs>
              <w:tab w:val="left" w:pos="1005"/>
            </w:tabs>
            <w:autoSpaceDE w:val="0"/>
            <w:autoSpaceDN w:val="0"/>
            <w:adjustRightInd w:val="0"/>
            <w:spacing w:before="480" w:after="60" w:line="240" w:lineRule="auto"/>
            <w:outlineLvl w:val="2"/>
          </w:pPr>
        </w:pPrChange>
      </w:pPr>
      <w:del w:id="264" w:author="Young, Dirk" w:date="2018-08-02T08:26:00Z">
        <w:r w:rsidRPr="00D35523" w:rsidDel="005911D4">
          <w:rPr>
            <w:rFonts w:eastAsia="Times New Roman" w:cs="Times New Roman"/>
            <w:b/>
            <w:bCs/>
            <w:sz w:val="26"/>
            <w:szCs w:val="26"/>
            <w:u w:val="single"/>
          </w:rPr>
          <w:delText>Contact Information:</w:delText>
        </w:r>
      </w:del>
    </w:p>
    <w:p w14:paraId="75699657" w14:textId="52F4EE92" w:rsidR="00D35523" w:rsidRPr="00D35523" w:rsidDel="005911D4" w:rsidRDefault="00D35523" w:rsidP="005911D4">
      <w:pPr>
        <w:jc w:val="center"/>
        <w:rPr>
          <w:del w:id="265" w:author="Young, Dirk" w:date="2018-08-02T08:26:00Z"/>
          <w:rFonts w:eastAsia="Times New Roman" w:cs="Times New Roman"/>
          <w:szCs w:val="24"/>
        </w:rPr>
        <w:pPrChange w:id="266" w:author="Young, Dirk" w:date="2018-08-02T08:26:00Z">
          <w:pPr>
            <w:widowControl w:val="0"/>
            <w:autoSpaceDE w:val="0"/>
            <w:autoSpaceDN w:val="0"/>
            <w:adjustRightInd w:val="0"/>
            <w:spacing w:after="0" w:line="240" w:lineRule="auto"/>
          </w:pPr>
        </w:pPrChange>
      </w:pPr>
      <w:del w:id="267" w:author="Young, Dirk" w:date="2018-08-02T08:26:00Z">
        <w:r w:rsidRPr="00D35523" w:rsidDel="005911D4">
          <w:rPr>
            <w:rFonts w:eastAsia="Times New Roman" w:cs="Times New Roman"/>
            <w:szCs w:val="24"/>
          </w:rPr>
          <w:delText>Dirk F. Young</w:delText>
        </w:r>
      </w:del>
    </w:p>
    <w:p w14:paraId="6EB971C7" w14:textId="28474413" w:rsidR="00D35523" w:rsidRPr="00D35523" w:rsidDel="005911D4" w:rsidRDefault="00D35523" w:rsidP="005911D4">
      <w:pPr>
        <w:jc w:val="center"/>
        <w:rPr>
          <w:del w:id="268" w:author="Young, Dirk" w:date="2018-08-02T08:26:00Z"/>
          <w:rFonts w:eastAsia="Times New Roman" w:cs="Times New Roman"/>
          <w:szCs w:val="24"/>
        </w:rPr>
        <w:pPrChange w:id="269" w:author="Young, Dirk" w:date="2018-08-02T08:26:00Z">
          <w:pPr>
            <w:widowControl w:val="0"/>
            <w:autoSpaceDE w:val="0"/>
            <w:autoSpaceDN w:val="0"/>
            <w:adjustRightInd w:val="0"/>
            <w:spacing w:after="0" w:line="240" w:lineRule="auto"/>
          </w:pPr>
        </w:pPrChange>
      </w:pPr>
      <w:del w:id="270" w:author="Young, Dirk" w:date="2018-08-02T08:26:00Z">
        <w:r w:rsidRPr="00D35523" w:rsidDel="005911D4">
          <w:rPr>
            <w:rFonts w:eastAsia="Times New Roman" w:cs="Times New Roman"/>
            <w:szCs w:val="24"/>
          </w:rPr>
          <w:delText>U.S. Environmental Protection Agency</w:delText>
        </w:r>
      </w:del>
    </w:p>
    <w:p w14:paraId="5B4EC7F7" w14:textId="3935A974" w:rsidR="00D35523" w:rsidRPr="00D35523" w:rsidDel="005911D4" w:rsidRDefault="00D35523" w:rsidP="005911D4">
      <w:pPr>
        <w:jc w:val="center"/>
        <w:rPr>
          <w:del w:id="271" w:author="Young, Dirk" w:date="2018-08-02T08:26:00Z"/>
          <w:rFonts w:eastAsia="Times New Roman" w:cs="Times New Roman"/>
          <w:szCs w:val="24"/>
        </w:rPr>
        <w:pPrChange w:id="272" w:author="Young, Dirk" w:date="2018-08-02T08:26:00Z">
          <w:pPr>
            <w:widowControl w:val="0"/>
            <w:autoSpaceDE w:val="0"/>
            <w:autoSpaceDN w:val="0"/>
            <w:adjustRightInd w:val="0"/>
            <w:spacing w:after="0" w:line="240" w:lineRule="auto"/>
          </w:pPr>
        </w:pPrChange>
      </w:pPr>
      <w:del w:id="273" w:author="Young, Dirk" w:date="2018-08-02T08:26:00Z">
        <w:r w:rsidRPr="00D35523" w:rsidDel="005911D4">
          <w:rPr>
            <w:rFonts w:eastAsia="Times New Roman" w:cs="Times New Roman"/>
            <w:szCs w:val="24"/>
          </w:rPr>
          <w:delText>Washington, DC</w:delText>
        </w:r>
      </w:del>
    </w:p>
    <w:p w14:paraId="785A457D" w14:textId="0EE290DF" w:rsidR="00D35523" w:rsidRPr="00D35523" w:rsidDel="005911D4" w:rsidRDefault="00D35523" w:rsidP="005911D4">
      <w:pPr>
        <w:jc w:val="center"/>
        <w:rPr>
          <w:del w:id="274" w:author="Young, Dirk" w:date="2018-08-02T08:26:00Z"/>
          <w:rFonts w:eastAsia="Times New Roman" w:cs="Times New Roman"/>
          <w:szCs w:val="24"/>
        </w:rPr>
        <w:pPrChange w:id="275" w:author="Young, Dirk" w:date="2018-08-02T08:26:00Z">
          <w:pPr>
            <w:widowControl w:val="0"/>
            <w:autoSpaceDE w:val="0"/>
            <w:autoSpaceDN w:val="0"/>
            <w:adjustRightInd w:val="0"/>
            <w:spacing w:after="0" w:line="240" w:lineRule="auto"/>
          </w:pPr>
        </w:pPrChange>
      </w:pPr>
      <w:del w:id="276" w:author="Young, Dirk" w:date="2018-08-02T08:26:00Z">
        <w:r w:rsidRPr="00D35523" w:rsidDel="005911D4">
          <w:rPr>
            <w:rFonts w:eastAsia="Times New Roman" w:cs="Times New Roman"/>
            <w:szCs w:val="24"/>
          </w:rPr>
          <w:delText>young.dirk@epa.gov</w:delText>
        </w:r>
      </w:del>
    </w:p>
    <w:p w14:paraId="3A28C8CB" w14:textId="38E9132D" w:rsidR="00D35523" w:rsidRPr="00D35523" w:rsidDel="005911D4" w:rsidRDefault="00D35523" w:rsidP="005911D4">
      <w:pPr>
        <w:jc w:val="center"/>
        <w:rPr>
          <w:del w:id="277" w:author="Young, Dirk" w:date="2018-08-02T08:26:00Z"/>
          <w:rFonts w:eastAsia="Times New Roman" w:cs="Times New Roman"/>
          <w:b/>
          <w:bCs/>
          <w:sz w:val="26"/>
          <w:szCs w:val="26"/>
          <w:u w:val="single"/>
        </w:rPr>
        <w:pPrChange w:id="278" w:author="Young, Dirk" w:date="2018-08-02T08:26:00Z">
          <w:pPr>
            <w:keepNext/>
            <w:widowControl w:val="0"/>
            <w:tabs>
              <w:tab w:val="left" w:pos="1005"/>
            </w:tabs>
            <w:autoSpaceDE w:val="0"/>
            <w:autoSpaceDN w:val="0"/>
            <w:adjustRightInd w:val="0"/>
            <w:spacing w:before="480" w:after="60" w:line="240" w:lineRule="auto"/>
            <w:outlineLvl w:val="2"/>
          </w:pPr>
        </w:pPrChange>
      </w:pPr>
      <w:del w:id="279" w:author="Young, Dirk" w:date="2018-08-02T08:26:00Z">
        <w:r w:rsidRPr="00D35523" w:rsidDel="005911D4">
          <w:rPr>
            <w:rFonts w:eastAsia="Times New Roman" w:cs="Times New Roman"/>
            <w:b/>
            <w:bCs/>
            <w:sz w:val="26"/>
            <w:szCs w:val="26"/>
            <w:u w:val="single"/>
          </w:rPr>
          <w:delText>Background and Purpose</w:delText>
        </w:r>
      </w:del>
    </w:p>
    <w:p w14:paraId="49ABDB4D" w14:textId="60917691" w:rsidR="00D35523" w:rsidRPr="00D35523" w:rsidDel="005911D4" w:rsidRDefault="00D35523" w:rsidP="005911D4">
      <w:pPr>
        <w:jc w:val="center"/>
        <w:rPr>
          <w:del w:id="280" w:author="Young, Dirk" w:date="2018-08-02T08:26:00Z"/>
          <w:rFonts w:eastAsia="Times New Roman" w:cs="Times New Roman"/>
          <w:szCs w:val="24"/>
        </w:rPr>
        <w:pPrChange w:id="281" w:author="Young, Dirk" w:date="2018-08-02T08:26:00Z">
          <w:pPr>
            <w:widowControl w:val="0"/>
            <w:autoSpaceDE w:val="0"/>
            <w:autoSpaceDN w:val="0"/>
            <w:adjustRightInd w:val="0"/>
            <w:spacing w:after="0" w:line="240" w:lineRule="auto"/>
          </w:pPr>
        </w:pPrChange>
      </w:pPr>
    </w:p>
    <w:p w14:paraId="610904B8" w14:textId="7DAA3037" w:rsidR="00D35523" w:rsidRPr="00D35523" w:rsidDel="005911D4" w:rsidRDefault="00D35523" w:rsidP="005911D4">
      <w:pPr>
        <w:jc w:val="center"/>
        <w:rPr>
          <w:del w:id="282" w:author="Young, Dirk" w:date="2018-08-02T08:26:00Z"/>
          <w:rFonts w:eastAsia="Times New Roman" w:cs="Times New Roman"/>
          <w:szCs w:val="24"/>
        </w:rPr>
        <w:pPrChange w:id="283" w:author="Young, Dirk" w:date="2018-08-02T08:26:00Z">
          <w:pPr>
            <w:widowControl w:val="0"/>
            <w:autoSpaceDE w:val="0"/>
            <w:autoSpaceDN w:val="0"/>
            <w:adjustRightInd w:val="0"/>
            <w:spacing w:after="0" w:line="240" w:lineRule="auto"/>
          </w:pPr>
        </w:pPrChange>
      </w:pPr>
      <w:del w:id="284" w:author="Young, Dirk" w:date="2018-08-02T08:26:00Z">
        <w:r w:rsidRPr="00D35523" w:rsidDel="005911D4">
          <w:rPr>
            <w:rFonts w:eastAsia="Times New Roman" w:cs="Times New Roman"/>
            <w:szCs w:val="24"/>
          </w:rPr>
          <w:delText>Point Source Calculator for calculating chemical concentrations due to direct chemical inputs.</w:delText>
        </w:r>
      </w:del>
    </w:p>
    <w:p w14:paraId="3206E854" w14:textId="0508B574" w:rsidR="00D35523" w:rsidRPr="00D35523" w:rsidDel="005911D4" w:rsidRDefault="00D35523" w:rsidP="005911D4">
      <w:pPr>
        <w:jc w:val="center"/>
        <w:rPr>
          <w:del w:id="285" w:author="Young, Dirk" w:date="2018-08-02T08:26:00Z"/>
          <w:rFonts w:eastAsia="Times New Roman" w:cs="Times New Roman"/>
          <w:szCs w:val="24"/>
        </w:rPr>
        <w:pPrChange w:id="286" w:author="Young, Dirk" w:date="2018-08-02T08:26:00Z">
          <w:pPr>
            <w:widowControl w:val="0"/>
            <w:autoSpaceDE w:val="0"/>
            <w:autoSpaceDN w:val="0"/>
            <w:adjustRightInd w:val="0"/>
            <w:spacing w:after="0" w:line="240" w:lineRule="auto"/>
          </w:pPr>
        </w:pPrChange>
      </w:pPr>
    </w:p>
    <w:p w14:paraId="4E0B9E0E" w14:textId="3A25E634" w:rsidR="00D35523" w:rsidRPr="00D35523" w:rsidDel="005911D4" w:rsidRDefault="00D35523" w:rsidP="005911D4">
      <w:pPr>
        <w:jc w:val="center"/>
        <w:rPr>
          <w:del w:id="287" w:author="Young, Dirk" w:date="2018-08-02T08:26:00Z"/>
          <w:rFonts w:eastAsia="Times New Roman" w:cs="Times New Roman"/>
          <w:szCs w:val="24"/>
        </w:rPr>
        <w:pPrChange w:id="288" w:author="Young, Dirk" w:date="2018-08-02T08:26:00Z">
          <w:pPr>
            <w:widowControl w:val="0"/>
            <w:autoSpaceDE w:val="0"/>
            <w:autoSpaceDN w:val="0"/>
            <w:adjustRightInd w:val="0"/>
            <w:spacing w:after="0" w:line="240" w:lineRule="auto"/>
          </w:pPr>
        </w:pPrChange>
      </w:pPr>
    </w:p>
    <w:p w14:paraId="2EBB5A20" w14:textId="3C14BE30" w:rsidR="00D35523" w:rsidRPr="00D35523" w:rsidDel="005911D4" w:rsidRDefault="00D35523" w:rsidP="005911D4">
      <w:pPr>
        <w:jc w:val="center"/>
        <w:rPr>
          <w:del w:id="289" w:author="Young, Dirk" w:date="2018-08-02T08:26:00Z"/>
          <w:rFonts w:eastAsia="Times New Roman" w:cs="Times New Roman"/>
          <w:b/>
          <w:bCs/>
          <w:sz w:val="26"/>
          <w:szCs w:val="26"/>
          <w:u w:val="single"/>
        </w:rPr>
        <w:pPrChange w:id="290" w:author="Young, Dirk" w:date="2018-08-02T08:26:00Z">
          <w:pPr>
            <w:keepNext/>
            <w:widowControl w:val="0"/>
            <w:tabs>
              <w:tab w:val="left" w:pos="1005"/>
            </w:tabs>
            <w:autoSpaceDE w:val="0"/>
            <w:autoSpaceDN w:val="0"/>
            <w:adjustRightInd w:val="0"/>
            <w:spacing w:before="480" w:after="60" w:line="240" w:lineRule="auto"/>
            <w:outlineLvl w:val="2"/>
          </w:pPr>
        </w:pPrChange>
      </w:pPr>
      <w:del w:id="291" w:author="Young, Dirk" w:date="2018-08-02T08:26:00Z">
        <w:r w:rsidRPr="00D35523" w:rsidDel="005911D4">
          <w:rPr>
            <w:rFonts w:eastAsia="Times New Roman" w:cs="Times New Roman"/>
            <w:b/>
            <w:bCs/>
            <w:sz w:val="26"/>
            <w:szCs w:val="26"/>
            <w:u w:val="single"/>
          </w:rPr>
          <w:delText>Menu Items</w:delText>
        </w:r>
      </w:del>
    </w:p>
    <w:p w14:paraId="647D4BB3" w14:textId="07B3A40E" w:rsidR="00D35523" w:rsidRPr="00D35523" w:rsidDel="005911D4" w:rsidRDefault="00D35523" w:rsidP="005911D4">
      <w:pPr>
        <w:jc w:val="center"/>
        <w:rPr>
          <w:del w:id="292" w:author="Young, Dirk" w:date="2018-08-02T08:26:00Z"/>
          <w:rFonts w:eastAsia="Times New Roman" w:cs="Times New Roman"/>
          <w:szCs w:val="24"/>
        </w:rPr>
        <w:pPrChange w:id="293" w:author="Young, Dirk" w:date="2018-08-02T08:26:00Z">
          <w:pPr>
            <w:widowControl w:val="0"/>
            <w:autoSpaceDE w:val="0"/>
            <w:autoSpaceDN w:val="0"/>
            <w:adjustRightInd w:val="0"/>
            <w:spacing w:after="0" w:line="240" w:lineRule="auto"/>
          </w:pPr>
        </w:pPrChange>
      </w:pPr>
      <w:del w:id="294" w:author="Young, Dirk" w:date="2018-08-02T08:26:00Z">
        <w:r w:rsidRPr="00D35523" w:rsidDel="005911D4">
          <w:rPr>
            <w:rFonts w:eastAsia="Times New Roman" w:cs="Times New Roman"/>
            <w:szCs w:val="24"/>
          </w:rPr>
          <w:delText xml:space="preserve">File manipulations are performed on the menu bar. The first menu item is </w:delText>
        </w:r>
        <w:r w:rsidRPr="00D35523" w:rsidDel="005911D4">
          <w:rPr>
            <w:rFonts w:eastAsia="Times New Roman" w:cs="Times New Roman"/>
            <w:i/>
            <w:iCs/>
            <w:szCs w:val="24"/>
          </w:rPr>
          <w:delText>File</w:delText>
        </w:r>
        <w:r w:rsidRPr="00D35523" w:rsidDel="005911D4">
          <w:rPr>
            <w:rFonts w:eastAsia="Times New Roman" w:cs="Times New Roman"/>
            <w:szCs w:val="24"/>
          </w:rPr>
          <w:delText xml:space="preserve">, with submenus </w:delText>
        </w:r>
        <w:r w:rsidRPr="00D35523" w:rsidDel="005911D4">
          <w:rPr>
            <w:rFonts w:eastAsia="Times New Roman" w:cs="Times New Roman"/>
            <w:i/>
            <w:iCs/>
            <w:szCs w:val="24"/>
          </w:rPr>
          <w:delText xml:space="preserve">Retrieve All </w:delText>
        </w:r>
        <w:r w:rsidRPr="00D35523" w:rsidDel="005911D4">
          <w:rPr>
            <w:rFonts w:eastAsia="Times New Roman" w:cs="Times New Roman"/>
            <w:szCs w:val="24"/>
          </w:rPr>
          <w:delText xml:space="preserve">and </w:delText>
        </w:r>
        <w:r w:rsidRPr="00D35523" w:rsidDel="005911D4">
          <w:rPr>
            <w:rFonts w:eastAsia="Times New Roman" w:cs="Times New Roman"/>
            <w:i/>
            <w:iCs/>
            <w:szCs w:val="24"/>
          </w:rPr>
          <w:delText>Save All</w:delText>
        </w:r>
        <w:r w:rsidRPr="00D35523" w:rsidDel="005911D4">
          <w:rPr>
            <w:rFonts w:eastAsia="Times New Roman" w:cs="Times New Roman"/>
            <w:szCs w:val="24"/>
          </w:rPr>
          <w:delText xml:space="preserve">.  </w:delText>
        </w:r>
        <w:r w:rsidRPr="00D35523" w:rsidDel="005911D4">
          <w:rPr>
            <w:rFonts w:eastAsia="Times New Roman" w:cs="Times New Roman"/>
            <w:i/>
            <w:iCs/>
            <w:szCs w:val="24"/>
          </w:rPr>
          <w:delText>Retrieve All</w:delText>
        </w:r>
        <w:r w:rsidRPr="00D35523" w:rsidDel="005911D4">
          <w:rPr>
            <w:rFonts w:eastAsia="Times New Roman" w:cs="Times New Roman"/>
            <w:szCs w:val="24"/>
          </w:rPr>
          <w:delText xml:space="preserve"> will open up a file browser dialog and allow a user to upload a previously created input file into the interface.  The input files are text files that can be created either with the PSC interface or with a text editor.  The </w:delText>
        </w:r>
        <w:r w:rsidRPr="00D35523" w:rsidDel="005911D4">
          <w:rPr>
            <w:rFonts w:eastAsia="Times New Roman" w:cs="Times New Roman"/>
            <w:i/>
            <w:iCs/>
            <w:szCs w:val="24"/>
          </w:rPr>
          <w:delText>Save All</w:delText>
        </w:r>
        <w:r w:rsidRPr="00D35523" w:rsidDel="005911D4">
          <w:rPr>
            <w:rFonts w:eastAsia="Times New Roman" w:cs="Times New Roman"/>
            <w:szCs w:val="24"/>
          </w:rPr>
          <w:delText xml:space="preserve"> command will open a file browser and allow the user to save the inputs from the PSC interface into a text file.  </w:delText>
        </w:r>
      </w:del>
    </w:p>
    <w:p w14:paraId="35CDF635" w14:textId="11A96F53" w:rsidR="00D35523" w:rsidRPr="00D35523" w:rsidDel="005911D4" w:rsidRDefault="00D35523" w:rsidP="005911D4">
      <w:pPr>
        <w:jc w:val="center"/>
        <w:rPr>
          <w:del w:id="295" w:author="Young, Dirk" w:date="2018-08-02T08:26:00Z"/>
          <w:rFonts w:eastAsia="Times New Roman" w:cs="Times New Roman"/>
          <w:szCs w:val="24"/>
        </w:rPr>
        <w:pPrChange w:id="296" w:author="Young, Dirk" w:date="2018-08-02T08:26:00Z">
          <w:pPr>
            <w:widowControl w:val="0"/>
            <w:autoSpaceDE w:val="0"/>
            <w:autoSpaceDN w:val="0"/>
            <w:adjustRightInd w:val="0"/>
            <w:spacing w:after="0" w:line="240" w:lineRule="auto"/>
          </w:pPr>
        </w:pPrChange>
      </w:pPr>
    </w:p>
    <w:p w14:paraId="396B2379" w14:textId="6256565B" w:rsidR="00D35523" w:rsidRPr="00D35523" w:rsidDel="005911D4" w:rsidRDefault="00D35523" w:rsidP="005911D4">
      <w:pPr>
        <w:jc w:val="center"/>
        <w:rPr>
          <w:del w:id="297" w:author="Young, Dirk" w:date="2018-08-02T08:26:00Z"/>
          <w:rFonts w:eastAsia="Times New Roman" w:cs="Times New Roman"/>
          <w:szCs w:val="24"/>
        </w:rPr>
        <w:pPrChange w:id="298" w:author="Young, Dirk" w:date="2018-08-02T08:26:00Z">
          <w:pPr>
            <w:widowControl w:val="0"/>
            <w:autoSpaceDE w:val="0"/>
            <w:autoSpaceDN w:val="0"/>
            <w:adjustRightInd w:val="0"/>
            <w:spacing w:after="0" w:line="240" w:lineRule="auto"/>
          </w:pPr>
        </w:pPrChange>
      </w:pPr>
      <w:del w:id="299" w:author="Young, Dirk" w:date="2018-08-02T08:26:00Z">
        <w:r w:rsidRPr="00D35523" w:rsidDel="005911D4">
          <w:rPr>
            <w:rFonts w:eastAsia="Times New Roman" w:cs="Times New Roman"/>
            <w:szCs w:val="24"/>
          </w:rPr>
          <w:delText>It is important to note that the naming of output files is determined by the name of the file saved or retrieved. The name and directory of the output files are always presented at the bottom of the GUI.</w:delText>
        </w:r>
      </w:del>
    </w:p>
    <w:p w14:paraId="5E3CB917" w14:textId="02A876C3" w:rsidR="00D35523" w:rsidRPr="00D35523" w:rsidDel="005911D4" w:rsidRDefault="00D35523" w:rsidP="005911D4">
      <w:pPr>
        <w:jc w:val="center"/>
        <w:rPr>
          <w:del w:id="300" w:author="Young, Dirk" w:date="2018-08-02T08:26:00Z"/>
          <w:rFonts w:eastAsia="Times New Roman" w:cs="Times New Roman"/>
          <w:b/>
          <w:bCs/>
          <w:sz w:val="26"/>
          <w:szCs w:val="26"/>
          <w:u w:val="single"/>
        </w:rPr>
        <w:pPrChange w:id="301" w:author="Young, Dirk" w:date="2018-08-02T08:26:00Z">
          <w:pPr>
            <w:keepNext/>
            <w:widowControl w:val="0"/>
            <w:tabs>
              <w:tab w:val="left" w:pos="1005"/>
            </w:tabs>
            <w:autoSpaceDE w:val="0"/>
            <w:autoSpaceDN w:val="0"/>
            <w:adjustRightInd w:val="0"/>
            <w:spacing w:before="480" w:after="60" w:line="240" w:lineRule="auto"/>
            <w:outlineLvl w:val="2"/>
          </w:pPr>
        </w:pPrChange>
      </w:pPr>
      <w:del w:id="302" w:author="Young, Dirk" w:date="2018-08-02T08:26:00Z">
        <w:r w:rsidRPr="00D35523" w:rsidDel="005911D4">
          <w:rPr>
            <w:rFonts w:eastAsia="Times New Roman" w:cs="Times New Roman"/>
            <w:b/>
            <w:bCs/>
            <w:sz w:val="26"/>
            <w:szCs w:val="26"/>
            <w:u w:val="single"/>
          </w:rPr>
          <w:delText>Chemical Tab</w:delText>
        </w:r>
      </w:del>
    </w:p>
    <w:p w14:paraId="5A9582EB" w14:textId="3B37C388" w:rsidR="00D35523" w:rsidRPr="00D35523" w:rsidDel="005911D4" w:rsidRDefault="00D35523" w:rsidP="005911D4">
      <w:pPr>
        <w:jc w:val="center"/>
        <w:rPr>
          <w:del w:id="303" w:author="Young, Dirk" w:date="2018-08-02T08:26:00Z"/>
          <w:rFonts w:eastAsia="Times New Roman" w:cs="Times New Roman"/>
          <w:szCs w:val="24"/>
        </w:rPr>
        <w:pPrChange w:id="304" w:author="Young, Dirk" w:date="2018-08-02T08:26:00Z">
          <w:pPr>
            <w:widowControl w:val="0"/>
            <w:autoSpaceDE w:val="0"/>
            <w:autoSpaceDN w:val="0"/>
            <w:adjustRightInd w:val="0"/>
            <w:spacing w:after="0" w:line="240" w:lineRule="auto"/>
          </w:pPr>
        </w:pPrChange>
      </w:pPr>
      <w:del w:id="305" w:author="Young, Dirk" w:date="2018-08-02T08:26:00Z">
        <w:r w:rsidRPr="00D35523" w:rsidDel="005911D4">
          <w:rPr>
            <w:rFonts w:eastAsia="Times New Roman" w:cs="Times New Roman"/>
            <w:szCs w:val="24"/>
          </w:rPr>
          <w:delText>The chemical properties tab allows entering of chemical properties.  The definitions are summarized here:</w:delText>
        </w:r>
      </w:del>
    </w:p>
    <w:p w14:paraId="34CC49DD" w14:textId="65550FD8" w:rsidR="00D35523" w:rsidRPr="00D35523" w:rsidDel="005911D4" w:rsidRDefault="00D35523" w:rsidP="005911D4">
      <w:pPr>
        <w:jc w:val="center"/>
        <w:rPr>
          <w:del w:id="306" w:author="Young, Dirk" w:date="2018-08-02T08:26:00Z"/>
          <w:rFonts w:eastAsia="Times New Roman" w:cs="Times New Roman"/>
          <w:szCs w:val="24"/>
        </w:rPr>
        <w:pPrChange w:id="307" w:author="Young, Dirk" w:date="2018-08-02T08:26:00Z">
          <w:pPr>
            <w:widowControl w:val="0"/>
            <w:autoSpaceDE w:val="0"/>
            <w:autoSpaceDN w:val="0"/>
            <w:adjustRightInd w:val="0"/>
            <w:spacing w:after="0" w:line="240" w:lineRule="auto"/>
          </w:pPr>
        </w:pPrChange>
      </w:pPr>
    </w:p>
    <w:p w14:paraId="1C3A6A9F" w14:textId="5B7AC857" w:rsidR="00D35523" w:rsidRPr="00D35523" w:rsidDel="005911D4" w:rsidRDefault="00D35523" w:rsidP="005911D4">
      <w:pPr>
        <w:jc w:val="center"/>
        <w:rPr>
          <w:del w:id="308" w:author="Young, Dirk" w:date="2018-08-02T08:26:00Z"/>
          <w:rFonts w:eastAsia="Times New Roman" w:cs="Times New Roman"/>
          <w:szCs w:val="24"/>
        </w:rPr>
        <w:pPrChange w:id="309" w:author="Young, Dirk" w:date="2018-08-02T08:26:00Z">
          <w:pPr>
            <w:widowControl w:val="0"/>
            <w:autoSpaceDE w:val="0"/>
            <w:autoSpaceDN w:val="0"/>
            <w:adjustRightInd w:val="0"/>
            <w:spacing w:after="0" w:line="240" w:lineRule="auto"/>
          </w:pPr>
        </w:pPrChange>
      </w:pPr>
      <w:del w:id="310" w:author="Young, Dirk" w:date="2018-08-02T08:26:00Z">
        <w:r w:rsidRPr="00D35523" w:rsidDel="005911D4">
          <w:rPr>
            <w:rFonts w:eastAsia="Times New Roman" w:cs="Times New Roman"/>
            <w:b/>
            <w:bCs/>
            <w:i/>
            <w:iCs/>
            <w:szCs w:val="24"/>
          </w:rPr>
          <w:lastRenderedPageBreak/>
          <w:delText>Chemical ID</w:delText>
        </w:r>
        <w:r w:rsidRPr="00D35523" w:rsidDel="005911D4">
          <w:rPr>
            <w:rFonts w:eastAsia="Times New Roman" w:cs="Times New Roman"/>
            <w:szCs w:val="24"/>
          </w:rPr>
          <w:delText xml:space="preserve"> can be used to name the chemical that is being studied. The content of this box is not used in the program nor is it used for file naming. </w:delText>
        </w:r>
      </w:del>
    </w:p>
    <w:p w14:paraId="0819063E" w14:textId="1064A154" w:rsidR="00D35523" w:rsidRPr="00D35523" w:rsidDel="005911D4" w:rsidRDefault="00D35523" w:rsidP="005911D4">
      <w:pPr>
        <w:jc w:val="center"/>
        <w:rPr>
          <w:del w:id="311" w:author="Young, Dirk" w:date="2018-08-02T08:26:00Z"/>
          <w:rFonts w:eastAsia="Times New Roman" w:cs="Times New Roman"/>
          <w:szCs w:val="24"/>
        </w:rPr>
        <w:pPrChange w:id="312" w:author="Young, Dirk" w:date="2018-08-02T08:26:00Z">
          <w:pPr>
            <w:widowControl w:val="0"/>
            <w:autoSpaceDE w:val="0"/>
            <w:autoSpaceDN w:val="0"/>
            <w:adjustRightInd w:val="0"/>
            <w:spacing w:after="0" w:line="240" w:lineRule="auto"/>
          </w:pPr>
        </w:pPrChange>
      </w:pPr>
    </w:p>
    <w:p w14:paraId="43114001" w14:textId="1C1AC891" w:rsidR="00D35523" w:rsidRPr="00D35523" w:rsidDel="005911D4" w:rsidRDefault="00D35523" w:rsidP="005911D4">
      <w:pPr>
        <w:jc w:val="center"/>
        <w:rPr>
          <w:del w:id="313" w:author="Young, Dirk" w:date="2018-08-02T08:26:00Z"/>
          <w:rFonts w:eastAsia="Times New Roman" w:cs="Times New Roman"/>
          <w:b/>
          <w:bCs/>
          <w:i/>
          <w:iCs/>
          <w:szCs w:val="24"/>
        </w:rPr>
        <w:pPrChange w:id="314" w:author="Young, Dirk" w:date="2018-08-02T08:26:00Z">
          <w:pPr>
            <w:widowControl w:val="0"/>
            <w:autoSpaceDE w:val="0"/>
            <w:autoSpaceDN w:val="0"/>
            <w:adjustRightInd w:val="0"/>
            <w:spacing w:after="0" w:line="240" w:lineRule="auto"/>
          </w:pPr>
        </w:pPrChange>
      </w:pPr>
      <w:del w:id="315" w:author="Young, Dirk" w:date="2018-08-02T08:26:00Z">
        <w:r w:rsidRPr="00D35523" w:rsidDel="005911D4">
          <w:rPr>
            <w:rFonts w:eastAsia="Times New Roman" w:cs="Times New Roman"/>
            <w:b/>
            <w:bCs/>
            <w:i/>
            <w:iCs/>
            <w:szCs w:val="24"/>
          </w:rPr>
          <w:delText xml:space="preserve">Sorption Coefficient </w:delText>
        </w:r>
        <w:r w:rsidRPr="00D35523" w:rsidDel="005911D4">
          <w:rPr>
            <w:rFonts w:eastAsia="Times New Roman" w:cs="Times New Roman"/>
            <w:szCs w:val="24"/>
          </w:rPr>
          <w:delText>either as K</w:delText>
        </w:r>
        <w:r w:rsidRPr="00D35523" w:rsidDel="005911D4">
          <w:rPr>
            <w:rFonts w:eastAsia="Times New Roman" w:cs="Times New Roman"/>
            <w:szCs w:val="24"/>
            <w:vertAlign w:val="subscript"/>
          </w:rPr>
          <w:delText>oc</w:delText>
        </w:r>
        <w:r w:rsidRPr="00D35523" w:rsidDel="005911D4">
          <w:rPr>
            <w:rFonts w:eastAsia="Times New Roman" w:cs="Times New Roman"/>
            <w:szCs w:val="24"/>
          </w:rPr>
          <w:delText xml:space="preserve"> or</w:delText>
        </w:r>
        <w:r w:rsidRPr="00D35523" w:rsidDel="005911D4">
          <w:rPr>
            <w:rFonts w:eastAsia="Times New Roman" w:cs="Times New Roman"/>
            <w:b/>
            <w:bCs/>
            <w:szCs w:val="24"/>
          </w:rPr>
          <w:delText xml:space="preserve"> </w:delText>
        </w:r>
        <w:r w:rsidRPr="00D35523" w:rsidDel="005911D4">
          <w:rPr>
            <w:rFonts w:eastAsia="Times New Roman" w:cs="Times New Roman"/>
            <w:szCs w:val="24"/>
          </w:rPr>
          <w:delText>K</w:delText>
        </w:r>
        <w:r w:rsidRPr="00D35523" w:rsidDel="005911D4">
          <w:rPr>
            <w:rFonts w:eastAsia="Times New Roman" w:cs="Times New Roman"/>
            <w:szCs w:val="24"/>
            <w:vertAlign w:val="subscript"/>
          </w:rPr>
          <w:delText>d</w:delText>
        </w:r>
        <w:r w:rsidRPr="00D35523" w:rsidDel="005911D4">
          <w:rPr>
            <w:rFonts w:eastAsia="Times New Roman" w:cs="Times New Roman"/>
            <w:szCs w:val="24"/>
          </w:rPr>
          <w:delText xml:space="preserve"> both in ml/g.</w:delText>
        </w:r>
        <w:r w:rsidRPr="00D35523" w:rsidDel="005911D4">
          <w:rPr>
            <w:rFonts w:eastAsia="Times New Roman" w:cs="Times New Roman"/>
            <w:b/>
            <w:bCs/>
            <w:szCs w:val="24"/>
          </w:rPr>
          <w:delText xml:space="preserve">  </w:delText>
        </w:r>
        <w:r w:rsidRPr="00D35523" w:rsidDel="005911D4">
          <w:rPr>
            <w:rFonts w:eastAsia="Times New Roman" w:cs="Times New Roman"/>
            <w:szCs w:val="24"/>
          </w:rPr>
          <w:delText xml:space="preserve">Kd is the linear sorption coefficient for the sediment, and Koc is the organic-carbon-normalized sorption coefficient (mL/g), </w:delText>
        </w:r>
      </w:del>
    </w:p>
    <w:p w14:paraId="07D14B25" w14:textId="4A8D1135" w:rsidR="00D35523" w:rsidRPr="00D35523" w:rsidDel="005911D4" w:rsidRDefault="00D35523" w:rsidP="005911D4">
      <w:pPr>
        <w:jc w:val="center"/>
        <w:rPr>
          <w:del w:id="316" w:author="Young, Dirk" w:date="2018-08-02T08:26:00Z"/>
          <w:rFonts w:eastAsia="Times New Roman" w:cs="Times New Roman"/>
          <w:szCs w:val="24"/>
        </w:rPr>
        <w:pPrChange w:id="317" w:author="Young, Dirk" w:date="2018-08-02T08:26:00Z">
          <w:pPr>
            <w:widowControl w:val="0"/>
            <w:autoSpaceDE w:val="0"/>
            <w:autoSpaceDN w:val="0"/>
            <w:adjustRightInd w:val="0"/>
            <w:spacing w:after="0" w:line="240" w:lineRule="auto"/>
          </w:pPr>
        </w:pPrChange>
      </w:pPr>
    </w:p>
    <w:p w14:paraId="033C89AF" w14:textId="0C558F30" w:rsidR="00D35523" w:rsidRPr="00D35523" w:rsidDel="005911D4" w:rsidRDefault="00D35523" w:rsidP="005911D4">
      <w:pPr>
        <w:jc w:val="center"/>
        <w:rPr>
          <w:del w:id="318" w:author="Young, Dirk" w:date="2018-08-02T08:26:00Z"/>
          <w:rFonts w:eastAsia="Times New Roman" w:cs="Times New Roman"/>
          <w:szCs w:val="24"/>
        </w:rPr>
        <w:pPrChange w:id="319" w:author="Young, Dirk" w:date="2018-08-02T08:26:00Z">
          <w:pPr>
            <w:widowControl w:val="0"/>
            <w:autoSpaceDE w:val="0"/>
            <w:autoSpaceDN w:val="0"/>
            <w:adjustRightInd w:val="0"/>
            <w:spacing w:after="0" w:line="240" w:lineRule="auto"/>
          </w:pPr>
        </w:pPrChange>
      </w:pPr>
      <w:del w:id="320" w:author="Young, Dirk" w:date="2018-08-02T08:26:00Z">
        <w:r w:rsidRPr="00D35523" w:rsidDel="005911D4">
          <w:rPr>
            <w:rFonts w:eastAsia="Times New Roman" w:cs="Times New Roman"/>
            <w:b/>
            <w:bCs/>
            <w:i/>
            <w:iCs/>
            <w:szCs w:val="24"/>
          </w:rPr>
          <w:delText>Water Column Half Life</w:delText>
        </w:r>
        <w:r w:rsidRPr="00D35523" w:rsidDel="005911D4">
          <w:rPr>
            <w:rFonts w:eastAsia="Times New Roman" w:cs="Times New Roman"/>
            <w:szCs w:val="24"/>
          </w:rPr>
          <w:delText xml:space="preserve"> is the half-life (days) of a chemical resulting from metabolic processes.  This parameter acts on all phases of the chemical in the water column. A half-life of zero is interpreted to mean that the compound does not degrade by this process.</w:delText>
        </w:r>
      </w:del>
    </w:p>
    <w:p w14:paraId="447ABDBD" w14:textId="4962DB49" w:rsidR="00D35523" w:rsidRPr="00D35523" w:rsidDel="005911D4" w:rsidRDefault="00D35523" w:rsidP="005911D4">
      <w:pPr>
        <w:jc w:val="center"/>
        <w:rPr>
          <w:del w:id="321" w:author="Young, Dirk" w:date="2018-08-02T08:26:00Z"/>
          <w:rFonts w:eastAsia="Times New Roman" w:cs="Times New Roman"/>
          <w:szCs w:val="24"/>
        </w:rPr>
        <w:pPrChange w:id="322" w:author="Young, Dirk" w:date="2018-08-02T08:26:00Z">
          <w:pPr>
            <w:widowControl w:val="0"/>
            <w:autoSpaceDE w:val="0"/>
            <w:autoSpaceDN w:val="0"/>
            <w:adjustRightInd w:val="0"/>
            <w:spacing w:after="0" w:line="240" w:lineRule="auto"/>
          </w:pPr>
        </w:pPrChange>
      </w:pPr>
    </w:p>
    <w:p w14:paraId="33CDDA39" w14:textId="5B715628" w:rsidR="00D35523" w:rsidRPr="00D35523" w:rsidDel="005911D4" w:rsidRDefault="00D35523" w:rsidP="005911D4">
      <w:pPr>
        <w:jc w:val="center"/>
        <w:rPr>
          <w:del w:id="323" w:author="Young, Dirk" w:date="2018-08-02T08:26:00Z"/>
          <w:rFonts w:eastAsia="Times New Roman" w:cs="Times New Roman"/>
          <w:szCs w:val="24"/>
        </w:rPr>
        <w:pPrChange w:id="324" w:author="Young, Dirk" w:date="2018-08-02T08:26:00Z">
          <w:pPr>
            <w:widowControl w:val="0"/>
            <w:autoSpaceDE w:val="0"/>
            <w:autoSpaceDN w:val="0"/>
            <w:adjustRightInd w:val="0"/>
            <w:spacing w:after="0" w:line="240" w:lineRule="auto"/>
          </w:pPr>
        </w:pPrChange>
      </w:pPr>
      <w:del w:id="325" w:author="Young, Dirk" w:date="2018-08-02T08:26:00Z">
        <w:r w:rsidRPr="00D35523" w:rsidDel="005911D4">
          <w:rPr>
            <w:rFonts w:eastAsia="Times New Roman" w:cs="Times New Roman"/>
            <w:b/>
            <w:bCs/>
            <w:i/>
            <w:iCs/>
            <w:szCs w:val="24"/>
          </w:rPr>
          <w:delText>Temperature Associated with the Water Column Value</w:delText>
        </w:r>
        <w:r w:rsidRPr="00D35523" w:rsidDel="005911D4">
          <w:rPr>
            <w:rFonts w:eastAsia="Times New Roman" w:cs="Times New Roman"/>
            <w:szCs w:val="24"/>
          </w:rPr>
          <w:delText xml:space="preserve"> is the temperature (°C) at which the water column degradation study was conducted.  Degradation rate is adjusted by temperature with this temperature input being the reference.</w:delText>
        </w:r>
      </w:del>
    </w:p>
    <w:p w14:paraId="7B399006" w14:textId="26032715" w:rsidR="00D35523" w:rsidRPr="00D35523" w:rsidDel="005911D4" w:rsidRDefault="00D35523" w:rsidP="005911D4">
      <w:pPr>
        <w:jc w:val="center"/>
        <w:rPr>
          <w:del w:id="326" w:author="Young, Dirk" w:date="2018-08-02T08:26:00Z"/>
          <w:rFonts w:eastAsia="Times New Roman" w:cs="Times New Roman"/>
          <w:szCs w:val="24"/>
        </w:rPr>
        <w:pPrChange w:id="327" w:author="Young, Dirk" w:date="2018-08-02T08:26:00Z">
          <w:pPr>
            <w:widowControl w:val="0"/>
            <w:autoSpaceDE w:val="0"/>
            <w:autoSpaceDN w:val="0"/>
            <w:adjustRightInd w:val="0"/>
            <w:spacing w:after="0" w:line="240" w:lineRule="auto"/>
          </w:pPr>
        </w:pPrChange>
      </w:pPr>
    </w:p>
    <w:p w14:paraId="6A5735C8" w14:textId="278D08C6" w:rsidR="00D35523" w:rsidRPr="00D35523" w:rsidDel="005911D4" w:rsidRDefault="00D35523" w:rsidP="005911D4">
      <w:pPr>
        <w:jc w:val="center"/>
        <w:rPr>
          <w:del w:id="328" w:author="Young, Dirk" w:date="2018-08-02T08:26:00Z"/>
          <w:rFonts w:eastAsia="Times New Roman" w:cs="Times New Roman"/>
          <w:szCs w:val="24"/>
        </w:rPr>
        <w:pPrChange w:id="329" w:author="Young, Dirk" w:date="2018-08-02T08:26:00Z">
          <w:pPr>
            <w:widowControl w:val="0"/>
            <w:autoSpaceDE w:val="0"/>
            <w:autoSpaceDN w:val="0"/>
            <w:adjustRightInd w:val="0"/>
            <w:spacing w:after="0" w:line="240" w:lineRule="auto"/>
          </w:pPr>
        </w:pPrChange>
      </w:pPr>
      <w:del w:id="330" w:author="Young, Dirk" w:date="2018-08-02T08:26:00Z">
        <w:r w:rsidRPr="00D35523" w:rsidDel="005911D4">
          <w:rPr>
            <w:rFonts w:eastAsia="Times New Roman" w:cs="Times New Roman"/>
            <w:b/>
            <w:bCs/>
            <w:i/>
            <w:iCs/>
            <w:szCs w:val="24"/>
          </w:rPr>
          <w:delText>Photolysis Halflife</w:delText>
        </w:r>
        <w:r w:rsidRPr="00D35523" w:rsidDel="005911D4">
          <w:rPr>
            <w:rFonts w:eastAsia="Times New Roman" w:cs="Times New Roman"/>
            <w:szCs w:val="24"/>
          </w:rPr>
          <w:delText xml:space="preserve"> is the near-surface aquatic half-life (days) of the chemical due to photolysis.  A half-life of zero is interpreted to mean that the compound does not degrade by this process.</w:delText>
        </w:r>
      </w:del>
    </w:p>
    <w:p w14:paraId="2EB72062" w14:textId="68966B72" w:rsidR="00D35523" w:rsidRPr="00D35523" w:rsidDel="005911D4" w:rsidRDefault="00D35523" w:rsidP="005911D4">
      <w:pPr>
        <w:jc w:val="center"/>
        <w:rPr>
          <w:del w:id="331" w:author="Young, Dirk" w:date="2018-08-02T08:26:00Z"/>
          <w:rFonts w:eastAsia="Times New Roman" w:cs="Times New Roman"/>
          <w:szCs w:val="24"/>
        </w:rPr>
        <w:pPrChange w:id="332" w:author="Young, Dirk" w:date="2018-08-02T08:26:00Z">
          <w:pPr>
            <w:widowControl w:val="0"/>
            <w:autoSpaceDE w:val="0"/>
            <w:autoSpaceDN w:val="0"/>
            <w:adjustRightInd w:val="0"/>
            <w:spacing w:after="0" w:line="240" w:lineRule="auto"/>
          </w:pPr>
        </w:pPrChange>
      </w:pPr>
    </w:p>
    <w:p w14:paraId="42622A91" w14:textId="624CFA10" w:rsidR="00D35523" w:rsidRPr="00D35523" w:rsidDel="005911D4" w:rsidRDefault="00D35523" w:rsidP="005911D4">
      <w:pPr>
        <w:jc w:val="center"/>
        <w:rPr>
          <w:del w:id="333" w:author="Young, Dirk" w:date="2018-08-02T08:26:00Z"/>
          <w:rFonts w:eastAsia="Times New Roman" w:cs="Times New Roman"/>
          <w:szCs w:val="24"/>
        </w:rPr>
        <w:pPrChange w:id="334" w:author="Young, Dirk" w:date="2018-08-02T08:26:00Z">
          <w:pPr>
            <w:widowControl w:val="0"/>
            <w:autoSpaceDE w:val="0"/>
            <w:autoSpaceDN w:val="0"/>
            <w:adjustRightInd w:val="0"/>
            <w:spacing w:after="0" w:line="240" w:lineRule="auto"/>
          </w:pPr>
        </w:pPrChange>
      </w:pPr>
      <w:del w:id="335" w:author="Young, Dirk" w:date="2018-08-02T08:26:00Z">
        <w:r w:rsidRPr="00D35523" w:rsidDel="005911D4">
          <w:rPr>
            <w:rFonts w:eastAsia="Times New Roman" w:cs="Times New Roman"/>
            <w:b/>
            <w:bCs/>
            <w:i/>
            <w:iCs/>
            <w:szCs w:val="24"/>
          </w:rPr>
          <w:delText>Photolysis Reference Latitude</w:delText>
        </w:r>
        <w:r w:rsidRPr="00D35523" w:rsidDel="005911D4">
          <w:rPr>
            <w:rFonts w:eastAsia="Times New Roman" w:cs="Times New Roman"/>
            <w:b/>
            <w:bCs/>
            <w:szCs w:val="24"/>
          </w:rPr>
          <w:delText xml:space="preserve"> </w:delText>
        </w:r>
        <w:r w:rsidRPr="00D35523" w:rsidDel="005911D4">
          <w:rPr>
            <w:rFonts w:eastAsia="Times New Roman" w:cs="Times New Roman"/>
            <w:szCs w:val="24"/>
          </w:rPr>
          <w:delText xml:space="preserve">is the latitude that the photolysis value is intended to simulate.  </w:delText>
        </w:r>
      </w:del>
    </w:p>
    <w:p w14:paraId="4B07C3C8" w14:textId="3E222C1A" w:rsidR="00D35523" w:rsidRPr="00D35523" w:rsidDel="005911D4" w:rsidRDefault="00D35523" w:rsidP="005911D4">
      <w:pPr>
        <w:jc w:val="center"/>
        <w:rPr>
          <w:del w:id="336" w:author="Young, Dirk" w:date="2018-08-02T08:26:00Z"/>
          <w:rFonts w:eastAsia="Times New Roman" w:cs="Times New Roman"/>
          <w:szCs w:val="24"/>
        </w:rPr>
        <w:pPrChange w:id="337" w:author="Young, Dirk" w:date="2018-08-02T08:26:00Z">
          <w:pPr>
            <w:widowControl w:val="0"/>
            <w:autoSpaceDE w:val="0"/>
            <w:autoSpaceDN w:val="0"/>
            <w:adjustRightInd w:val="0"/>
            <w:spacing w:after="0" w:line="240" w:lineRule="auto"/>
          </w:pPr>
        </w:pPrChange>
      </w:pPr>
    </w:p>
    <w:p w14:paraId="03EEB7F6" w14:textId="1781A371" w:rsidR="00D35523" w:rsidRPr="00D35523" w:rsidDel="005911D4" w:rsidRDefault="00D35523" w:rsidP="005911D4">
      <w:pPr>
        <w:jc w:val="center"/>
        <w:rPr>
          <w:del w:id="338" w:author="Young, Dirk" w:date="2018-08-02T08:26:00Z"/>
          <w:rFonts w:eastAsia="Times New Roman" w:cs="Times New Roman"/>
          <w:szCs w:val="24"/>
        </w:rPr>
        <w:pPrChange w:id="339" w:author="Young, Dirk" w:date="2018-08-02T08:26:00Z">
          <w:pPr>
            <w:widowControl w:val="0"/>
            <w:autoSpaceDE w:val="0"/>
            <w:autoSpaceDN w:val="0"/>
            <w:adjustRightInd w:val="0"/>
            <w:spacing w:after="0" w:line="240" w:lineRule="auto"/>
          </w:pPr>
        </w:pPrChange>
      </w:pPr>
      <w:del w:id="340" w:author="Young, Dirk" w:date="2018-08-02T08:26:00Z">
        <w:r w:rsidRPr="00D35523" w:rsidDel="005911D4">
          <w:rPr>
            <w:rFonts w:eastAsia="Times New Roman" w:cs="Times New Roman"/>
            <w:b/>
            <w:bCs/>
            <w:i/>
            <w:iCs/>
            <w:szCs w:val="24"/>
          </w:rPr>
          <w:delText>Hydrolysis Halflife</w:delText>
        </w:r>
        <w:r w:rsidRPr="00D35523" w:rsidDel="005911D4">
          <w:rPr>
            <w:rFonts w:eastAsia="Times New Roman" w:cs="Times New Roman"/>
            <w:szCs w:val="24"/>
          </w:rPr>
          <w:delText xml:space="preserve"> is the half-life (days) of the chemical due to hydrolysis at whatever pH is to be simulated. A half-life of zero is interpreted to mean that the compound does not degrade by this process.</w:delText>
        </w:r>
      </w:del>
    </w:p>
    <w:p w14:paraId="781405D8" w14:textId="6367E24B" w:rsidR="00D35523" w:rsidRPr="00D35523" w:rsidDel="005911D4" w:rsidRDefault="00D35523" w:rsidP="005911D4">
      <w:pPr>
        <w:jc w:val="center"/>
        <w:rPr>
          <w:del w:id="341" w:author="Young, Dirk" w:date="2018-08-02T08:26:00Z"/>
          <w:rFonts w:eastAsia="Times New Roman" w:cs="Times New Roman"/>
          <w:szCs w:val="24"/>
        </w:rPr>
        <w:pPrChange w:id="342" w:author="Young, Dirk" w:date="2018-08-02T08:26:00Z">
          <w:pPr>
            <w:widowControl w:val="0"/>
            <w:autoSpaceDE w:val="0"/>
            <w:autoSpaceDN w:val="0"/>
            <w:adjustRightInd w:val="0"/>
            <w:spacing w:after="0" w:line="240" w:lineRule="auto"/>
          </w:pPr>
        </w:pPrChange>
      </w:pPr>
    </w:p>
    <w:p w14:paraId="3331397D" w14:textId="3484A516" w:rsidR="00D35523" w:rsidRPr="00D35523" w:rsidDel="005911D4" w:rsidRDefault="00D35523" w:rsidP="005911D4">
      <w:pPr>
        <w:jc w:val="center"/>
        <w:rPr>
          <w:del w:id="343" w:author="Young, Dirk" w:date="2018-08-02T08:26:00Z"/>
          <w:rFonts w:eastAsia="Times New Roman" w:cs="Times New Roman"/>
          <w:szCs w:val="24"/>
        </w:rPr>
        <w:pPrChange w:id="344" w:author="Young, Dirk" w:date="2018-08-02T08:26:00Z">
          <w:pPr>
            <w:widowControl w:val="0"/>
            <w:autoSpaceDE w:val="0"/>
            <w:autoSpaceDN w:val="0"/>
            <w:adjustRightInd w:val="0"/>
            <w:spacing w:after="0" w:line="240" w:lineRule="auto"/>
          </w:pPr>
        </w:pPrChange>
      </w:pPr>
      <w:del w:id="345" w:author="Young, Dirk" w:date="2018-08-02T08:26:00Z">
        <w:r w:rsidRPr="00D35523" w:rsidDel="005911D4">
          <w:rPr>
            <w:rFonts w:eastAsia="Times New Roman" w:cs="Times New Roman"/>
            <w:b/>
            <w:bCs/>
            <w:i/>
            <w:iCs/>
            <w:szCs w:val="24"/>
          </w:rPr>
          <w:delText>Benthic Compartment Halflife</w:delText>
        </w:r>
        <w:r w:rsidRPr="00D35523" w:rsidDel="005911D4">
          <w:rPr>
            <w:rFonts w:eastAsia="Times New Roman" w:cs="Times New Roman"/>
            <w:szCs w:val="24"/>
          </w:rPr>
          <w:delText xml:space="preserve"> is the half-life (days) of the chemical in the benthic compartment.  This parameter acts on all phases of the pesticide in the benthic compartment.  A half-life of zero is interpreted to mean that the compound does not degrade by this process.</w:delText>
        </w:r>
      </w:del>
    </w:p>
    <w:p w14:paraId="02773A5E" w14:textId="5FBE0F09" w:rsidR="00D35523" w:rsidRPr="00D35523" w:rsidDel="005911D4" w:rsidRDefault="00D35523" w:rsidP="005911D4">
      <w:pPr>
        <w:jc w:val="center"/>
        <w:rPr>
          <w:del w:id="346" w:author="Young, Dirk" w:date="2018-08-02T08:26:00Z"/>
          <w:rFonts w:eastAsia="Times New Roman" w:cs="Times New Roman"/>
          <w:szCs w:val="24"/>
        </w:rPr>
        <w:pPrChange w:id="347" w:author="Young, Dirk" w:date="2018-08-02T08:26:00Z">
          <w:pPr>
            <w:widowControl w:val="0"/>
            <w:autoSpaceDE w:val="0"/>
            <w:autoSpaceDN w:val="0"/>
            <w:adjustRightInd w:val="0"/>
            <w:spacing w:after="0" w:line="240" w:lineRule="auto"/>
          </w:pPr>
        </w:pPrChange>
      </w:pPr>
    </w:p>
    <w:p w14:paraId="3306E657" w14:textId="517D2737" w:rsidR="00D35523" w:rsidRPr="00D35523" w:rsidDel="005911D4" w:rsidRDefault="00D35523" w:rsidP="005911D4">
      <w:pPr>
        <w:jc w:val="center"/>
        <w:rPr>
          <w:del w:id="348" w:author="Young, Dirk" w:date="2018-08-02T08:26:00Z"/>
          <w:rFonts w:eastAsia="Times New Roman" w:cs="Times New Roman"/>
          <w:szCs w:val="24"/>
        </w:rPr>
        <w:pPrChange w:id="349" w:author="Young, Dirk" w:date="2018-08-02T08:26:00Z">
          <w:pPr>
            <w:widowControl w:val="0"/>
            <w:autoSpaceDE w:val="0"/>
            <w:autoSpaceDN w:val="0"/>
            <w:adjustRightInd w:val="0"/>
            <w:spacing w:after="0" w:line="240" w:lineRule="auto"/>
          </w:pPr>
        </w:pPrChange>
      </w:pPr>
      <w:del w:id="350" w:author="Young, Dirk" w:date="2018-08-02T08:26:00Z">
        <w:r w:rsidRPr="00D35523" w:rsidDel="005911D4">
          <w:rPr>
            <w:rFonts w:eastAsia="Times New Roman" w:cs="Times New Roman"/>
            <w:b/>
            <w:bCs/>
            <w:i/>
            <w:iCs/>
            <w:szCs w:val="24"/>
          </w:rPr>
          <w:delText>Temperature Associated with the Benthic Compartment Value</w:delText>
        </w:r>
        <w:r w:rsidRPr="00D35523" w:rsidDel="005911D4">
          <w:rPr>
            <w:rFonts w:eastAsia="Times New Roman" w:cs="Times New Roman"/>
            <w:szCs w:val="24"/>
          </w:rPr>
          <w:delText xml:space="preserve"> is the temperature (°C) at which the benthic metabolism study was conducted. </w:delText>
        </w:r>
      </w:del>
    </w:p>
    <w:p w14:paraId="2ABF684F" w14:textId="495655ED" w:rsidR="00D35523" w:rsidRPr="00D35523" w:rsidDel="005911D4" w:rsidRDefault="00D35523" w:rsidP="005911D4">
      <w:pPr>
        <w:jc w:val="center"/>
        <w:rPr>
          <w:del w:id="351" w:author="Young, Dirk" w:date="2018-08-02T08:26:00Z"/>
          <w:rFonts w:eastAsia="Times New Roman" w:cs="Times New Roman"/>
          <w:szCs w:val="24"/>
        </w:rPr>
        <w:pPrChange w:id="352" w:author="Young, Dirk" w:date="2018-08-02T08:26:00Z">
          <w:pPr>
            <w:widowControl w:val="0"/>
            <w:autoSpaceDE w:val="0"/>
            <w:autoSpaceDN w:val="0"/>
            <w:adjustRightInd w:val="0"/>
            <w:spacing w:after="0" w:line="240" w:lineRule="auto"/>
          </w:pPr>
        </w:pPrChange>
      </w:pPr>
    </w:p>
    <w:p w14:paraId="0C115ADF" w14:textId="66B587E0" w:rsidR="00D35523" w:rsidRPr="00D35523" w:rsidDel="005911D4" w:rsidRDefault="00D35523" w:rsidP="005911D4">
      <w:pPr>
        <w:jc w:val="center"/>
        <w:rPr>
          <w:del w:id="353" w:author="Young, Dirk" w:date="2018-08-02T08:26:00Z"/>
          <w:rFonts w:eastAsia="Times New Roman" w:cs="Times New Roman"/>
          <w:b/>
          <w:bCs/>
          <w:szCs w:val="24"/>
          <w:u w:val="single"/>
        </w:rPr>
        <w:pPrChange w:id="354" w:author="Young, Dirk" w:date="2018-08-02T08:26:00Z">
          <w:pPr>
            <w:widowControl w:val="0"/>
            <w:autoSpaceDE w:val="0"/>
            <w:autoSpaceDN w:val="0"/>
            <w:adjustRightInd w:val="0"/>
            <w:spacing w:after="0" w:line="240" w:lineRule="auto"/>
          </w:pPr>
        </w:pPrChange>
      </w:pPr>
      <w:del w:id="355" w:author="Young, Dirk" w:date="2018-08-02T08:26:00Z">
        <w:r w:rsidRPr="00D35523" w:rsidDel="005911D4">
          <w:rPr>
            <w:rFonts w:eastAsia="Times New Roman" w:cs="Times New Roman"/>
            <w:b/>
            <w:bCs/>
            <w:szCs w:val="24"/>
            <w:u w:val="single"/>
          </w:rPr>
          <w:delText>Volatilization Section</w:delText>
        </w:r>
      </w:del>
    </w:p>
    <w:p w14:paraId="10D7CB05" w14:textId="5D2A7D68" w:rsidR="00D35523" w:rsidRPr="00D35523" w:rsidDel="005911D4" w:rsidRDefault="00D35523" w:rsidP="005911D4">
      <w:pPr>
        <w:jc w:val="center"/>
        <w:rPr>
          <w:del w:id="356" w:author="Young, Dirk" w:date="2018-08-02T08:26:00Z"/>
          <w:rFonts w:eastAsia="Times New Roman" w:cs="Times New Roman"/>
          <w:szCs w:val="24"/>
        </w:rPr>
        <w:pPrChange w:id="357" w:author="Young, Dirk" w:date="2018-08-02T08:26:00Z">
          <w:pPr>
            <w:widowControl w:val="0"/>
            <w:autoSpaceDE w:val="0"/>
            <w:autoSpaceDN w:val="0"/>
            <w:adjustRightInd w:val="0"/>
            <w:spacing w:after="0" w:line="240" w:lineRule="auto"/>
          </w:pPr>
        </w:pPrChange>
      </w:pPr>
    </w:p>
    <w:p w14:paraId="41944686" w14:textId="144F9625" w:rsidR="00D35523" w:rsidRPr="00D35523" w:rsidDel="005911D4" w:rsidRDefault="00D35523" w:rsidP="005911D4">
      <w:pPr>
        <w:jc w:val="center"/>
        <w:rPr>
          <w:del w:id="358" w:author="Young, Dirk" w:date="2018-08-02T08:26:00Z"/>
          <w:rFonts w:eastAsia="Times New Roman" w:cs="Times New Roman"/>
          <w:szCs w:val="24"/>
        </w:rPr>
        <w:pPrChange w:id="359" w:author="Young, Dirk" w:date="2018-08-02T08:26:00Z">
          <w:pPr>
            <w:widowControl w:val="0"/>
            <w:autoSpaceDE w:val="0"/>
            <w:autoSpaceDN w:val="0"/>
            <w:adjustRightInd w:val="0"/>
            <w:spacing w:after="0" w:line="240" w:lineRule="auto"/>
          </w:pPr>
        </w:pPrChange>
      </w:pPr>
      <w:del w:id="360" w:author="Young, Dirk" w:date="2018-08-02T08:26:00Z">
        <w:r w:rsidRPr="00D35523" w:rsidDel="005911D4">
          <w:rPr>
            <w:rFonts w:eastAsia="Times New Roman" w:cs="Times New Roman"/>
            <w:b/>
            <w:bCs/>
            <w:i/>
            <w:iCs/>
            <w:szCs w:val="24"/>
          </w:rPr>
          <w:lastRenderedPageBreak/>
          <w:delText>No Volatilization</w:delText>
        </w:r>
        <w:r w:rsidRPr="00D35523" w:rsidDel="005911D4">
          <w:rPr>
            <w:rFonts w:eastAsia="Times New Roman" w:cs="Times New Roman"/>
            <w:szCs w:val="24"/>
          </w:rPr>
          <w:delText xml:space="preserve"> – Checking this option will exclude volatilization </w:delText>
        </w:r>
      </w:del>
    </w:p>
    <w:p w14:paraId="706255FF" w14:textId="4C3FB606" w:rsidR="00D35523" w:rsidRPr="00D35523" w:rsidDel="005911D4" w:rsidRDefault="00D35523" w:rsidP="005911D4">
      <w:pPr>
        <w:jc w:val="center"/>
        <w:rPr>
          <w:del w:id="361" w:author="Young, Dirk" w:date="2018-08-02T08:26:00Z"/>
          <w:rFonts w:eastAsia="Times New Roman" w:cs="Times New Roman"/>
          <w:szCs w:val="24"/>
        </w:rPr>
        <w:pPrChange w:id="362" w:author="Young, Dirk" w:date="2018-08-02T08:26:00Z">
          <w:pPr>
            <w:widowControl w:val="0"/>
            <w:autoSpaceDE w:val="0"/>
            <w:autoSpaceDN w:val="0"/>
            <w:adjustRightInd w:val="0"/>
            <w:spacing w:after="0" w:line="240" w:lineRule="auto"/>
          </w:pPr>
        </w:pPrChange>
      </w:pPr>
    </w:p>
    <w:p w14:paraId="078A173E" w14:textId="2947B18A" w:rsidR="00D35523" w:rsidRPr="00D35523" w:rsidDel="005911D4" w:rsidRDefault="00D35523" w:rsidP="005911D4">
      <w:pPr>
        <w:jc w:val="center"/>
        <w:rPr>
          <w:del w:id="363" w:author="Young, Dirk" w:date="2018-08-02T08:26:00Z"/>
          <w:rFonts w:eastAsia="Times New Roman" w:cs="Times New Roman"/>
          <w:szCs w:val="24"/>
        </w:rPr>
        <w:pPrChange w:id="364" w:author="Young, Dirk" w:date="2018-08-02T08:26:00Z">
          <w:pPr>
            <w:widowControl w:val="0"/>
            <w:autoSpaceDE w:val="0"/>
            <w:autoSpaceDN w:val="0"/>
            <w:adjustRightInd w:val="0"/>
            <w:spacing w:after="0" w:line="240" w:lineRule="auto"/>
            <w:ind w:left="1890" w:hanging="1890"/>
          </w:pPr>
        </w:pPrChange>
      </w:pPr>
      <w:del w:id="365" w:author="Young, Dirk" w:date="2018-08-02T08:26:00Z">
        <w:r w:rsidRPr="00D35523" w:rsidDel="005911D4">
          <w:rPr>
            <w:rFonts w:eastAsia="Times New Roman" w:cs="Times New Roman"/>
            <w:b/>
            <w:bCs/>
            <w:i/>
            <w:iCs/>
            <w:szCs w:val="24"/>
          </w:rPr>
          <w:delText>Estimate Henry’s Constant</w:delText>
        </w:r>
        <w:r w:rsidRPr="00D35523" w:rsidDel="005911D4">
          <w:rPr>
            <w:rFonts w:eastAsia="Times New Roman" w:cs="Times New Roman"/>
            <w:szCs w:val="24"/>
          </w:rPr>
          <w:delText xml:space="preserve"> – Checking this option will cause the program to calculate Henry’s Constant from molecular weight, vapor pressure, and solubility.</w:delText>
        </w:r>
      </w:del>
    </w:p>
    <w:p w14:paraId="57AA65E3" w14:textId="3E72B19B" w:rsidR="00D35523" w:rsidRPr="00D35523" w:rsidDel="005911D4" w:rsidRDefault="00D35523" w:rsidP="005911D4">
      <w:pPr>
        <w:jc w:val="center"/>
        <w:rPr>
          <w:del w:id="366" w:author="Young, Dirk" w:date="2018-08-02T08:26:00Z"/>
          <w:rFonts w:eastAsia="Times New Roman" w:cs="Times New Roman"/>
          <w:szCs w:val="24"/>
        </w:rPr>
        <w:pPrChange w:id="367" w:author="Young, Dirk" w:date="2018-08-02T08:26:00Z">
          <w:pPr>
            <w:widowControl w:val="0"/>
            <w:autoSpaceDE w:val="0"/>
            <w:autoSpaceDN w:val="0"/>
            <w:adjustRightInd w:val="0"/>
            <w:spacing w:after="0" w:line="240" w:lineRule="auto"/>
            <w:ind w:left="1890" w:hanging="1890"/>
          </w:pPr>
        </w:pPrChange>
      </w:pPr>
    </w:p>
    <w:p w14:paraId="3F13906E" w14:textId="65550CC1" w:rsidR="00D35523" w:rsidRPr="00D35523" w:rsidDel="005911D4" w:rsidRDefault="00D35523" w:rsidP="005911D4">
      <w:pPr>
        <w:jc w:val="center"/>
        <w:rPr>
          <w:del w:id="368" w:author="Young, Dirk" w:date="2018-08-02T08:26:00Z"/>
          <w:rFonts w:eastAsia="Times New Roman" w:cs="Times New Roman"/>
          <w:szCs w:val="24"/>
        </w:rPr>
        <w:pPrChange w:id="369" w:author="Young, Dirk" w:date="2018-08-02T08:26:00Z">
          <w:pPr>
            <w:widowControl w:val="0"/>
            <w:autoSpaceDE w:val="0"/>
            <w:autoSpaceDN w:val="0"/>
            <w:adjustRightInd w:val="0"/>
            <w:spacing w:after="0" w:line="240" w:lineRule="auto"/>
          </w:pPr>
        </w:pPrChange>
      </w:pPr>
      <w:del w:id="370" w:author="Young, Dirk" w:date="2018-08-02T08:26:00Z">
        <w:r w:rsidRPr="00D35523" w:rsidDel="005911D4">
          <w:rPr>
            <w:rFonts w:eastAsia="Times New Roman" w:cs="Times New Roman"/>
            <w:b/>
            <w:bCs/>
            <w:i/>
            <w:iCs/>
            <w:szCs w:val="24"/>
          </w:rPr>
          <w:delText>Use Henry’s Constant</w:delText>
        </w:r>
        <w:r w:rsidRPr="00D35523" w:rsidDel="005911D4">
          <w:rPr>
            <w:rFonts w:eastAsia="Times New Roman" w:cs="Times New Roman"/>
            <w:szCs w:val="24"/>
          </w:rPr>
          <w:delText xml:space="preserve"> – Checking this option will cause the program to use the input value fo the Henry's Law constant.</w:delText>
        </w:r>
      </w:del>
    </w:p>
    <w:p w14:paraId="6C989311" w14:textId="0AD746D2" w:rsidR="00D35523" w:rsidRPr="00D35523" w:rsidDel="005911D4" w:rsidRDefault="00D35523" w:rsidP="005911D4">
      <w:pPr>
        <w:jc w:val="center"/>
        <w:rPr>
          <w:del w:id="371" w:author="Young, Dirk" w:date="2018-08-02T08:26:00Z"/>
          <w:rFonts w:eastAsia="Times New Roman" w:cs="Times New Roman"/>
          <w:szCs w:val="24"/>
        </w:rPr>
        <w:pPrChange w:id="372" w:author="Young, Dirk" w:date="2018-08-02T08:26:00Z">
          <w:pPr>
            <w:widowControl w:val="0"/>
            <w:autoSpaceDE w:val="0"/>
            <w:autoSpaceDN w:val="0"/>
            <w:adjustRightInd w:val="0"/>
            <w:spacing w:after="0" w:line="240" w:lineRule="auto"/>
          </w:pPr>
        </w:pPrChange>
      </w:pPr>
    </w:p>
    <w:p w14:paraId="344EDB7A" w14:textId="295D3545" w:rsidR="00D35523" w:rsidRPr="00D35523" w:rsidDel="005911D4" w:rsidRDefault="00D35523" w:rsidP="005911D4">
      <w:pPr>
        <w:jc w:val="center"/>
        <w:rPr>
          <w:del w:id="373" w:author="Young, Dirk" w:date="2018-08-02T08:26:00Z"/>
          <w:rFonts w:eastAsia="Times New Roman" w:cs="Times New Roman"/>
          <w:szCs w:val="24"/>
        </w:rPr>
        <w:pPrChange w:id="374" w:author="Young, Dirk" w:date="2018-08-02T08:26:00Z">
          <w:pPr>
            <w:widowControl w:val="0"/>
            <w:autoSpaceDE w:val="0"/>
            <w:autoSpaceDN w:val="0"/>
            <w:adjustRightInd w:val="0"/>
            <w:spacing w:after="0" w:line="240" w:lineRule="auto"/>
          </w:pPr>
        </w:pPrChange>
      </w:pPr>
      <w:del w:id="375" w:author="Young, Dirk" w:date="2018-08-02T08:26:00Z">
        <w:r w:rsidRPr="00D35523" w:rsidDel="005911D4">
          <w:rPr>
            <w:rFonts w:eastAsia="Times New Roman" w:cs="Times New Roman"/>
            <w:b/>
            <w:bCs/>
            <w:i/>
            <w:iCs/>
            <w:szCs w:val="24"/>
          </w:rPr>
          <w:delText>Henry’s Constant</w:delText>
        </w:r>
        <w:r w:rsidRPr="00D35523" w:rsidDel="005911D4">
          <w:rPr>
            <w:rFonts w:eastAsia="Times New Roman" w:cs="Times New Roman"/>
            <w:szCs w:val="24"/>
          </w:rPr>
          <w:delText xml:space="preserve"> is Henry’s Constant (atm m</w:delText>
        </w:r>
        <w:r w:rsidRPr="00D35523" w:rsidDel="005911D4">
          <w:rPr>
            <w:rFonts w:eastAsia="Times New Roman" w:cs="Times New Roman"/>
            <w:szCs w:val="24"/>
            <w:vertAlign w:val="superscript"/>
          </w:rPr>
          <w:delText>3</w:delText>
        </w:r>
        <w:r w:rsidRPr="00D35523" w:rsidDel="005911D4">
          <w:rPr>
            <w:rFonts w:eastAsia="Times New Roman" w:cs="Times New Roman"/>
            <w:szCs w:val="24"/>
          </w:rPr>
          <w:delText xml:space="preserve">/mol). </w:delText>
        </w:r>
      </w:del>
    </w:p>
    <w:p w14:paraId="5046AB2A" w14:textId="77D1701B" w:rsidR="00D35523" w:rsidRPr="00D35523" w:rsidDel="005911D4" w:rsidRDefault="00D35523" w:rsidP="005911D4">
      <w:pPr>
        <w:jc w:val="center"/>
        <w:rPr>
          <w:del w:id="376" w:author="Young, Dirk" w:date="2018-08-02T08:26:00Z"/>
          <w:rFonts w:eastAsia="Times New Roman" w:cs="Times New Roman"/>
          <w:szCs w:val="24"/>
        </w:rPr>
        <w:pPrChange w:id="377" w:author="Young, Dirk" w:date="2018-08-02T08:26:00Z">
          <w:pPr>
            <w:widowControl w:val="0"/>
            <w:autoSpaceDE w:val="0"/>
            <w:autoSpaceDN w:val="0"/>
            <w:adjustRightInd w:val="0"/>
            <w:spacing w:after="0" w:line="240" w:lineRule="auto"/>
          </w:pPr>
        </w:pPrChange>
      </w:pPr>
    </w:p>
    <w:p w14:paraId="42214DEA" w14:textId="659F4807" w:rsidR="00D35523" w:rsidRPr="00D35523" w:rsidDel="005911D4" w:rsidRDefault="00D35523" w:rsidP="005911D4">
      <w:pPr>
        <w:jc w:val="center"/>
        <w:rPr>
          <w:del w:id="378" w:author="Young, Dirk" w:date="2018-08-02T08:26:00Z"/>
          <w:rFonts w:eastAsia="Times New Roman" w:cs="Times New Roman"/>
          <w:szCs w:val="24"/>
        </w:rPr>
        <w:pPrChange w:id="379" w:author="Young, Dirk" w:date="2018-08-02T08:26:00Z">
          <w:pPr>
            <w:widowControl w:val="0"/>
            <w:autoSpaceDE w:val="0"/>
            <w:autoSpaceDN w:val="0"/>
            <w:adjustRightInd w:val="0"/>
            <w:spacing w:after="0" w:line="240" w:lineRule="auto"/>
          </w:pPr>
        </w:pPrChange>
      </w:pPr>
      <w:del w:id="380" w:author="Young, Dirk" w:date="2018-08-02T08:26:00Z">
        <w:r w:rsidRPr="00D35523" w:rsidDel="005911D4">
          <w:rPr>
            <w:rFonts w:eastAsia="Times New Roman" w:cs="Times New Roman"/>
            <w:b/>
            <w:bCs/>
            <w:i/>
            <w:iCs/>
            <w:szCs w:val="24"/>
          </w:rPr>
          <w:delText>Molecular Weight</w:delText>
        </w:r>
        <w:r w:rsidRPr="00D35523" w:rsidDel="005911D4">
          <w:rPr>
            <w:rFonts w:eastAsia="Times New Roman" w:cs="Times New Roman"/>
            <w:b/>
            <w:bCs/>
            <w:szCs w:val="24"/>
          </w:rPr>
          <w:delText xml:space="preserve"> </w:delText>
        </w:r>
        <w:r w:rsidRPr="00D35523" w:rsidDel="005911D4">
          <w:rPr>
            <w:rFonts w:eastAsia="Times New Roman" w:cs="Times New Roman"/>
            <w:szCs w:val="24"/>
          </w:rPr>
          <w:delText>is the molecular weight of the chemical.  This parameter only affects the volatilization rate.</w:delText>
        </w:r>
      </w:del>
    </w:p>
    <w:p w14:paraId="12B6D3D1" w14:textId="2A9B2370" w:rsidR="00D35523" w:rsidRPr="00D35523" w:rsidDel="005911D4" w:rsidRDefault="00D35523" w:rsidP="005911D4">
      <w:pPr>
        <w:jc w:val="center"/>
        <w:rPr>
          <w:del w:id="381" w:author="Young, Dirk" w:date="2018-08-02T08:26:00Z"/>
          <w:rFonts w:eastAsia="Times New Roman" w:cs="Times New Roman"/>
          <w:szCs w:val="24"/>
        </w:rPr>
        <w:pPrChange w:id="382" w:author="Young, Dirk" w:date="2018-08-02T08:26:00Z">
          <w:pPr>
            <w:widowControl w:val="0"/>
            <w:autoSpaceDE w:val="0"/>
            <w:autoSpaceDN w:val="0"/>
            <w:adjustRightInd w:val="0"/>
            <w:spacing w:after="0" w:line="240" w:lineRule="auto"/>
          </w:pPr>
        </w:pPrChange>
      </w:pPr>
    </w:p>
    <w:p w14:paraId="0AE8A92F" w14:textId="3F80E178" w:rsidR="00D35523" w:rsidRPr="00D35523" w:rsidDel="005911D4" w:rsidRDefault="00D35523" w:rsidP="005911D4">
      <w:pPr>
        <w:jc w:val="center"/>
        <w:rPr>
          <w:del w:id="383" w:author="Young, Dirk" w:date="2018-08-02T08:26:00Z"/>
          <w:rFonts w:eastAsia="Times New Roman" w:cs="Times New Roman"/>
          <w:szCs w:val="24"/>
        </w:rPr>
        <w:pPrChange w:id="384" w:author="Young, Dirk" w:date="2018-08-02T08:26:00Z">
          <w:pPr>
            <w:widowControl w:val="0"/>
            <w:autoSpaceDE w:val="0"/>
            <w:autoSpaceDN w:val="0"/>
            <w:adjustRightInd w:val="0"/>
            <w:spacing w:after="0" w:line="240" w:lineRule="auto"/>
          </w:pPr>
        </w:pPrChange>
      </w:pPr>
      <w:del w:id="385" w:author="Young, Dirk" w:date="2018-08-02T08:26:00Z">
        <w:r w:rsidRPr="00D35523" w:rsidDel="005911D4">
          <w:rPr>
            <w:rFonts w:eastAsia="Times New Roman" w:cs="Times New Roman"/>
            <w:b/>
            <w:bCs/>
            <w:i/>
            <w:iCs/>
            <w:szCs w:val="24"/>
          </w:rPr>
          <w:delText>Vapor Pressure</w:delText>
        </w:r>
        <w:r w:rsidRPr="00D35523" w:rsidDel="005911D4">
          <w:rPr>
            <w:rFonts w:eastAsia="Times New Roman" w:cs="Times New Roman"/>
            <w:szCs w:val="24"/>
          </w:rPr>
          <w:delText xml:space="preserve"> is the vapor pressure (torr) of the compound at a representative temperature to be simulated.  This parameter only affects the volatilization rate and only if "Estimate Henry's Constant" is selected.</w:delText>
        </w:r>
      </w:del>
    </w:p>
    <w:p w14:paraId="1AAF22A7" w14:textId="4E568E50" w:rsidR="00D35523" w:rsidRPr="00D35523" w:rsidDel="005911D4" w:rsidRDefault="00D35523" w:rsidP="005911D4">
      <w:pPr>
        <w:jc w:val="center"/>
        <w:rPr>
          <w:del w:id="386" w:author="Young, Dirk" w:date="2018-08-02T08:26:00Z"/>
          <w:rFonts w:eastAsia="Times New Roman" w:cs="Times New Roman"/>
          <w:szCs w:val="24"/>
        </w:rPr>
        <w:pPrChange w:id="387" w:author="Young, Dirk" w:date="2018-08-02T08:26:00Z">
          <w:pPr>
            <w:widowControl w:val="0"/>
            <w:autoSpaceDE w:val="0"/>
            <w:autoSpaceDN w:val="0"/>
            <w:adjustRightInd w:val="0"/>
            <w:spacing w:after="0" w:line="240" w:lineRule="auto"/>
          </w:pPr>
        </w:pPrChange>
      </w:pPr>
    </w:p>
    <w:p w14:paraId="4BD12B72" w14:textId="305C949E" w:rsidR="00D35523" w:rsidRPr="00D35523" w:rsidDel="005911D4" w:rsidRDefault="00D35523" w:rsidP="005911D4">
      <w:pPr>
        <w:jc w:val="center"/>
        <w:rPr>
          <w:del w:id="388" w:author="Young, Dirk" w:date="2018-08-02T08:26:00Z"/>
          <w:rFonts w:eastAsia="Times New Roman" w:cs="Times New Roman"/>
          <w:szCs w:val="24"/>
        </w:rPr>
        <w:pPrChange w:id="389" w:author="Young, Dirk" w:date="2018-08-02T08:26:00Z">
          <w:pPr>
            <w:widowControl w:val="0"/>
            <w:autoSpaceDE w:val="0"/>
            <w:autoSpaceDN w:val="0"/>
            <w:adjustRightInd w:val="0"/>
            <w:spacing w:after="0" w:line="240" w:lineRule="auto"/>
          </w:pPr>
        </w:pPrChange>
      </w:pPr>
      <w:del w:id="390" w:author="Young, Dirk" w:date="2018-08-02T08:26:00Z">
        <w:r w:rsidRPr="00D35523" w:rsidDel="005911D4">
          <w:rPr>
            <w:rFonts w:eastAsia="Times New Roman" w:cs="Times New Roman"/>
            <w:b/>
            <w:bCs/>
            <w:i/>
            <w:iCs/>
            <w:szCs w:val="24"/>
          </w:rPr>
          <w:delText>Solubility</w:delText>
        </w:r>
        <w:r w:rsidRPr="00D35523" w:rsidDel="005911D4">
          <w:rPr>
            <w:rFonts w:eastAsia="Times New Roman" w:cs="Times New Roman"/>
            <w:szCs w:val="24"/>
          </w:rPr>
          <w:delText xml:space="preserve"> is the solubility (mg/L) of the pesticide at a representative temperature to be simulated. Solubility is used only in the volatilization routine; it does not cap concentrations in this program.  This parameter only affects the volatilization rate.</w:delText>
        </w:r>
      </w:del>
    </w:p>
    <w:p w14:paraId="327C98E5" w14:textId="6ABE3F19" w:rsidR="00D35523" w:rsidRPr="00D35523" w:rsidDel="005911D4" w:rsidRDefault="00D35523" w:rsidP="005911D4">
      <w:pPr>
        <w:jc w:val="center"/>
        <w:rPr>
          <w:del w:id="391" w:author="Young, Dirk" w:date="2018-08-02T08:26:00Z"/>
          <w:rFonts w:eastAsia="Times New Roman" w:cs="Times New Roman"/>
          <w:szCs w:val="24"/>
        </w:rPr>
        <w:pPrChange w:id="392" w:author="Young, Dirk" w:date="2018-08-02T08:26:00Z">
          <w:pPr>
            <w:widowControl w:val="0"/>
            <w:autoSpaceDE w:val="0"/>
            <w:autoSpaceDN w:val="0"/>
            <w:adjustRightInd w:val="0"/>
            <w:spacing w:after="0" w:line="240" w:lineRule="auto"/>
          </w:pPr>
        </w:pPrChange>
      </w:pPr>
    </w:p>
    <w:p w14:paraId="710252EB" w14:textId="3E8811A2" w:rsidR="00D35523" w:rsidRPr="00D35523" w:rsidDel="005911D4" w:rsidRDefault="00D35523" w:rsidP="005911D4">
      <w:pPr>
        <w:jc w:val="center"/>
        <w:rPr>
          <w:del w:id="393" w:author="Young, Dirk" w:date="2018-08-02T08:26:00Z"/>
          <w:rFonts w:eastAsia="Times New Roman" w:cs="Times New Roman"/>
          <w:szCs w:val="24"/>
        </w:rPr>
        <w:pPrChange w:id="394" w:author="Young, Dirk" w:date="2018-08-02T08:26:00Z">
          <w:pPr>
            <w:widowControl w:val="0"/>
            <w:autoSpaceDE w:val="0"/>
            <w:autoSpaceDN w:val="0"/>
            <w:adjustRightInd w:val="0"/>
            <w:spacing w:after="0" w:line="240" w:lineRule="auto"/>
          </w:pPr>
        </w:pPrChange>
      </w:pPr>
      <w:del w:id="395" w:author="Young, Dirk" w:date="2018-08-02T08:26:00Z">
        <w:r w:rsidRPr="00D35523" w:rsidDel="005911D4">
          <w:rPr>
            <w:rFonts w:eastAsia="Times New Roman" w:cs="Times New Roman"/>
            <w:b/>
            <w:bCs/>
            <w:i/>
            <w:iCs/>
            <w:szCs w:val="24"/>
          </w:rPr>
          <w:delText>Heat of Henry</w:delText>
        </w:r>
        <w:r w:rsidRPr="00D35523" w:rsidDel="005911D4">
          <w:rPr>
            <w:rFonts w:eastAsia="Times New Roman" w:cs="Times New Roman"/>
            <w:szCs w:val="24"/>
          </w:rPr>
          <w:delText xml:space="preserve"> is the enthalpy of phase change from aqueous solution to air solution (Joules/mole).  This enthalpy can be approximated from the enthalpy of vaporization (Schwarzenbach et al., 1993), which can be obtained from EPISuite among other sources.  Enthalpy for pesticides obtained in a literature review ranged from 20,000 to 100,000 J/mol (average 59,000 J/mol).  Some example enthalpies for pesticides are</w:delText>
        </w:r>
      </w:del>
    </w:p>
    <w:p w14:paraId="0133F763" w14:textId="0519582F" w:rsidR="00D35523" w:rsidRPr="00D35523" w:rsidDel="005911D4" w:rsidRDefault="00D35523" w:rsidP="005911D4">
      <w:pPr>
        <w:jc w:val="center"/>
        <w:rPr>
          <w:del w:id="396" w:author="Young, Dirk" w:date="2018-08-02T08:26:00Z"/>
          <w:rFonts w:eastAsia="Times New Roman" w:cs="Times New Roman"/>
          <w:szCs w:val="24"/>
        </w:rPr>
        <w:pPrChange w:id="397" w:author="Young, Dirk" w:date="2018-08-02T08:26:00Z">
          <w:pPr>
            <w:widowControl w:val="0"/>
            <w:autoSpaceDE w:val="0"/>
            <w:autoSpaceDN w:val="0"/>
            <w:adjustRightInd w:val="0"/>
            <w:spacing w:after="0" w:line="240" w:lineRule="auto"/>
          </w:pPr>
        </w:pPrChange>
      </w:pPr>
    </w:p>
    <w:p w14:paraId="41A647BD" w14:textId="3F9F228A" w:rsidR="00D35523" w:rsidRPr="00D35523" w:rsidDel="005911D4" w:rsidRDefault="00D35523" w:rsidP="005911D4">
      <w:pPr>
        <w:jc w:val="center"/>
        <w:rPr>
          <w:del w:id="398" w:author="Young, Dirk" w:date="2018-08-02T08:26:00Z"/>
          <w:rFonts w:eastAsia="Times New Roman" w:cs="Times New Roman"/>
          <w:szCs w:val="24"/>
        </w:rPr>
        <w:pPrChange w:id="399" w:author="Young, Dirk" w:date="2018-08-02T08:26:00Z">
          <w:pPr>
            <w:widowControl w:val="0"/>
            <w:autoSpaceDE w:val="0"/>
            <w:autoSpaceDN w:val="0"/>
            <w:adjustRightInd w:val="0"/>
            <w:spacing w:after="0" w:line="240" w:lineRule="auto"/>
          </w:pPr>
        </w:pPrChange>
      </w:pPr>
      <w:del w:id="400" w:author="Young, Dirk" w:date="2018-08-02T08:26:00Z">
        <w:r w:rsidRPr="00D35523" w:rsidDel="005911D4">
          <w:rPr>
            <w:rFonts w:eastAsia="Times New Roman" w:cs="Times New Roman"/>
            <w:szCs w:val="24"/>
          </w:rPr>
          <w:delText>Metalochlor</w:delText>
        </w:r>
        <w:r w:rsidRPr="00D35523" w:rsidDel="005911D4">
          <w:rPr>
            <w:rFonts w:eastAsia="Times New Roman" w:cs="Times New Roman"/>
            <w:szCs w:val="24"/>
          </w:rPr>
          <w:tab/>
          <w:delText>84,000  Feigenbrugel et al. 2004</w:delText>
        </w:r>
      </w:del>
    </w:p>
    <w:p w14:paraId="231AEF09" w14:textId="3ED4BADD" w:rsidR="00D35523" w:rsidRPr="00D35523" w:rsidDel="005911D4" w:rsidRDefault="00D35523" w:rsidP="005911D4">
      <w:pPr>
        <w:jc w:val="center"/>
        <w:rPr>
          <w:del w:id="401" w:author="Young, Dirk" w:date="2018-08-02T08:26:00Z"/>
          <w:rFonts w:eastAsia="Times New Roman" w:cs="Times New Roman"/>
          <w:szCs w:val="24"/>
          <w:lang w:val="de-DE"/>
        </w:rPr>
        <w:pPrChange w:id="402" w:author="Young, Dirk" w:date="2018-08-02T08:26:00Z">
          <w:pPr>
            <w:widowControl w:val="0"/>
            <w:autoSpaceDE w:val="0"/>
            <w:autoSpaceDN w:val="0"/>
            <w:adjustRightInd w:val="0"/>
            <w:spacing w:after="0" w:line="240" w:lineRule="auto"/>
          </w:pPr>
        </w:pPrChange>
      </w:pPr>
      <w:del w:id="403" w:author="Young, Dirk" w:date="2018-08-02T08:26:00Z">
        <w:r w:rsidRPr="00D35523" w:rsidDel="005911D4">
          <w:rPr>
            <w:rFonts w:eastAsia="Times New Roman" w:cs="Times New Roman"/>
            <w:szCs w:val="24"/>
            <w:lang w:val="de-DE"/>
          </w:rPr>
          <w:delText>Diazonon</w:delText>
        </w:r>
        <w:r w:rsidRPr="00D35523" w:rsidDel="005911D4">
          <w:rPr>
            <w:rFonts w:eastAsia="Times New Roman" w:cs="Times New Roman"/>
            <w:szCs w:val="24"/>
            <w:lang w:val="de-DE"/>
          </w:rPr>
          <w:tab/>
          <w:delText>98,000  Feigenbrugel et al. 2004</w:delText>
        </w:r>
      </w:del>
    </w:p>
    <w:p w14:paraId="5B50F540" w14:textId="520FBD29" w:rsidR="00D35523" w:rsidRPr="00D35523" w:rsidDel="005911D4" w:rsidRDefault="00D35523" w:rsidP="005911D4">
      <w:pPr>
        <w:jc w:val="center"/>
        <w:rPr>
          <w:del w:id="404" w:author="Young, Dirk" w:date="2018-08-02T08:26:00Z"/>
          <w:rFonts w:eastAsia="Times New Roman" w:cs="Times New Roman"/>
          <w:szCs w:val="24"/>
          <w:lang w:val="de-DE"/>
        </w:rPr>
        <w:pPrChange w:id="405" w:author="Young, Dirk" w:date="2018-08-02T08:26:00Z">
          <w:pPr>
            <w:widowControl w:val="0"/>
            <w:autoSpaceDE w:val="0"/>
            <w:autoSpaceDN w:val="0"/>
            <w:adjustRightInd w:val="0"/>
            <w:spacing w:after="0" w:line="240" w:lineRule="auto"/>
          </w:pPr>
        </w:pPrChange>
      </w:pPr>
      <w:del w:id="406" w:author="Young, Dirk" w:date="2018-08-02T08:26:00Z">
        <w:r w:rsidRPr="00D35523" w:rsidDel="005911D4">
          <w:rPr>
            <w:rFonts w:eastAsia="Times New Roman" w:cs="Times New Roman"/>
            <w:szCs w:val="24"/>
            <w:lang w:val="de-DE"/>
          </w:rPr>
          <w:delText>Alachlor</w:delText>
        </w:r>
        <w:r w:rsidRPr="00D35523" w:rsidDel="005911D4">
          <w:rPr>
            <w:rFonts w:eastAsia="Times New Roman" w:cs="Times New Roman"/>
            <w:szCs w:val="24"/>
            <w:lang w:val="de-DE"/>
          </w:rPr>
          <w:tab/>
          <w:delText>76,000  Gautier et al., 2003</w:delText>
        </w:r>
      </w:del>
    </w:p>
    <w:p w14:paraId="4BDD6EF1" w14:textId="559E86D3" w:rsidR="00D35523" w:rsidRPr="00D35523" w:rsidDel="005911D4" w:rsidRDefault="00D35523" w:rsidP="005911D4">
      <w:pPr>
        <w:jc w:val="center"/>
        <w:rPr>
          <w:del w:id="407" w:author="Young, Dirk" w:date="2018-08-02T08:26:00Z"/>
          <w:rFonts w:eastAsia="Times New Roman" w:cs="Times New Roman"/>
          <w:szCs w:val="24"/>
          <w:lang w:val="de-DE"/>
        </w:rPr>
        <w:pPrChange w:id="408" w:author="Young, Dirk" w:date="2018-08-02T08:26:00Z">
          <w:pPr>
            <w:widowControl w:val="0"/>
            <w:autoSpaceDE w:val="0"/>
            <w:autoSpaceDN w:val="0"/>
            <w:adjustRightInd w:val="0"/>
            <w:spacing w:after="0" w:line="240" w:lineRule="auto"/>
          </w:pPr>
        </w:pPrChange>
      </w:pPr>
      <w:del w:id="409" w:author="Young, Dirk" w:date="2018-08-02T08:26:00Z">
        <w:r w:rsidRPr="00D35523" w:rsidDel="005911D4">
          <w:rPr>
            <w:rFonts w:eastAsia="Times New Roman" w:cs="Times New Roman"/>
            <w:szCs w:val="24"/>
            <w:lang w:val="de-DE"/>
          </w:rPr>
          <w:delText>Dichlorvos</w:delText>
        </w:r>
        <w:r w:rsidRPr="00D35523" w:rsidDel="005911D4">
          <w:rPr>
            <w:rFonts w:eastAsia="Times New Roman" w:cs="Times New Roman"/>
            <w:szCs w:val="24"/>
            <w:lang w:val="de-DE"/>
          </w:rPr>
          <w:tab/>
          <w:delText>95,000  Gautier et al., 2003</w:delText>
        </w:r>
      </w:del>
    </w:p>
    <w:p w14:paraId="08F5F376" w14:textId="541A17CD" w:rsidR="00D35523" w:rsidRPr="00D35523" w:rsidDel="005911D4" w:rsidRDefault="00D35523" w:rsidP="005911D4">
      <w:pPr>
        <w:jc w:val="center"/>
        <w:rPr>
          <w:del w:id="410" w:author="Young, Dirk" w:date="2018-08-02T08:26:00Z"/>
          <w:rFonts w:eastAsia="Times New Roman" w:cs="Times New Roman"/>
          <w:szCs w:val="24"/>
          <w:lang w:val="de-DE"/>
        </w:rPr>
        <w:pPrChange w:id="411" w:author="Young, Dirk" w:date="2018-08-02T08:26:00Z">
          <w:pPr>
            <w:widowControl w:val="0"/>
            <w:autoSpaceDE w:val="0"/>
            <w:autoSpaceDN w:val="0"/>
            <w:adjustRightInd w:val="0"/>
            <w:spacing w:after="0" w:line="240" w:lineRule="auto"/>
          </w:pPr>
        </w:pPrChange>
      </w:pPr>
      <w:del w:id="412" w:author="Young, Dirk" w:date="2018-08-02T08:26:00Z">
        <w:r w:rsidRPr="00D35523" w:rsidDel="005911D4">
          <w:rPr>
            <w:rFonts w:eastAsia="Times New Roman" w:cs="Times New Roman"/>
            <w:szCs w:val="24"/>
            <w:lang w:val="de-DE"/>
          </w:rPr>
          <w:delText>Mirex</w:delText>
        </w:r>
        <w:r w:rsidRPr="00D35523" w:rsidDel="005911D4">
          <w:rPr>
            <w:rFonts w:eastAsia="Times New Roman" w:cs="Times New Roman"/>
            <w:szCs w:val="24"/>
            <w:lang w:val="de-DE"/>
          </w:rPr>
          <w:tab/>
        </w:r>
        <w:r w:rsidRPr="00D35523" w:rsidDel="005911D4">
          <w:rPr>
            <w:rFonts w:eastAsia="Times New Roman" w:cs="Times New Roman"/>
            <w:szCs w:val="24"/>
            <w:lang w:val="de-DE"/>
          </w:rPr>
          <w:tab/>
          <w:delText>91,000  Yin and Hassett, 1986</w:delText>
        </w:r>
      </w:del>
    </w:p>
    <w:p w14:paraId="5E89BC86" w14:textId="685A4D5A" w:rsidR="00D35523" w:rsidRPr="00D35523" w:rsidDel="005911D4" w:rsidRDefault="00D35523" w:rsidP="005911D4">
      <w:pPr>
        <w:jc w:val="center"/>
        <w:rPr>
          <w:del w:id="413" w:author="Young, Dirk" w:date="2018-08-02T08:26:00Z"/>
          <w:rFonts w:eastAsia="Times New Roman" w:cs="Times New Roman"/>
          <w:szCs w:val="24"/>
          <w:lang w:val="de-DE"/>
        </w:rPr>
        <w:pPrChange w:id="414" w:author="Young, Dirk" w:date="2018-08-02T08:26:00Z">
          <w:pPr>
            <w:widowControl w:val="0"/>
            <w:autoSpaceDE w:val="0"/>
            <w:autoSpaceDN w:val="0"/>
            <w:adjustRightInd w:val="0"/>
            <w:spacing w:after="0" w:line="240" w:lineRule="auto"/>
          </w:pPr>
        </w:pPrChange>
      </w:pPr>
      <w:del w:id="415" w:author="Young, Dirk" w:date="2018-08-02T08:26:00Z">
        <w:r w:rsidRPr="00D35523" w:rsidDel="005911D4">
          <w:rPr>
            <w:rFonts w:eastAsia="Times New Roman" w:cs="Times New Roman"/>
            <w:szCs w:val="24"/>
            <w:lang w:val="de-DE"/>
          </w:rPr>
          <w:lastRenderedPageBreak/>
          <w:delText>Lindane</w:delText>
        </w:r>
        <w:r w:rsidRPr="00D35523" w:rsidDel="005911D4">
          <w:rPr>
            <w:rFonts w:eastAsia="Times New Roman" w:cs="Times New Roman"/>
            <w:szCs w:val="24"/>
            <w:lang w:val="de-DE"/>
          </w:rPr>
          <w:tab/>
          <w:delText>43,000 Staudinger et al. (2000)</w:delText>
        </w:r>
      </w:del>
    </w:p>
    <w:p w14:paraId="65124588" w14:textId="69A34786" w:rsidR="00D35523" w:rsidRPr="00D35523" w:rsidDel="005911D4" w:rsidRDefault="00D35523" w:rsidP="005911D4">
      <w:pPr>
        <w:jc w:val="center"/>
        <w:rPr>
          <w:del w:id="416" w:author="Young, Dirk" w:date="2018-08-02T08:26:00Z"/>
          <w:rFonts w:eastAsia="Times New Roman" w:cs="Times New Roman"/>
          <w:szCs w:val="24"/>
          <w:lang w:val="de-DE"/>
        </w:rPr>
        <w:pPrChange w:id="417" w:author="Young, Dirk" w:date="2018-08-02T08:26:00Z">
          <w:pPr>
            <w:widowControl w:val="0"/>
            <w:autoSpaceDE w:val="0"/>
            <w:autoSpaceDN w:val="0"/>
            <w:adjustRightInd w:val="0"/>
            <w:spacing w:after="0" w:line="240" w:lineRule="auto"/>
          </w:pPr>
        </w:pPrChange>
      </w:pPr>
      <w:del w:id="418" w:author="Young, Dirk" w:date="2018-08-02T08:26:00Z">
        <w:r w:rsidRPr="00D35523" w:rsidDel="005911D4">
          <w:rPr>
            <w:rFonts w:eastAsia="Times New Roman" w:cs="Times New Roman"/>
            <w:szCs w:val="24"/>
            <w:lang w:val="de-DE"/>
          </w:rPr>
          <w:delText>EPTC</w:delText>
        </w:r>
        <w:r w:rsidRPr="00D35523" w:rsidDel="005911D4">
          <w:rPr>
            <w:rFonts w:eastAsia="Times New Roman" w:cs="Times New Roman"/>
            <w:szCs w:val="24"/>
            <w:lang w:val="de-DE"/>
          </w:rPr>
          <w:tab/>
        </w:r>
        <w:r w:rsidRPr="00D35523" w:rsidDel="005911D4">
          <w:rPr>
            <w:rFonts w:eastAsia="Times New Roman" w:cs="Times New Roman"/>
            <w:szCs w:val="24"/>
            <w:lang w:val="de-DE"/>
          </w:rPr>
          <w:tab/>
          <w:delText>37,000 Staudinger et al. (2000)</w:delText>
        </w:r>
      </w:del>
    </w:p>
    <w:p w14:paraId="09025EFB" w14:textId="054B5492" w:rsidR="00D35523" w:rsidRPr="00D35523" w:rsidDel="005911D4" w:rsidRDefault="00D35523" w:rsidP="005911D4">
      <w:pPr>
        <w:jc w:val="center"/>
        <w:rPr>
          <w:del w:id="419" w:author="Young, Dirk" w:date="2018-08-02T08:26:00Z"/>
          <w:rFonts w:eastAsia="Times New Roman" w:cs="Times New Roman"/>
          <w:szCs w:val="24"/>
        </w:rPr>
        <w:pPrChange w:id="420" w:author="Young, Dirk" w:date="2018-08-02T08:26:00Z">
          <w:pPr>
            <w:widowControl w:val="0"/>
            <w:autoSpaceDE w:val="0"/>
            <w:autoSpaceDN w:val="0"/>
            <w:adjustRightInd w:val="0"/>
            <w:spacing w:after="0" w:line="240" w:lineRule="auto"/>
          </w:pPr>
        </w:pPrChange>
      </w:pPr>
      <w:del w:id="421" w:author="Young, Dirk" w:date="2018-08-02T08:26:00Z">
        <w:r w:rsidRPr="00D35523" w:rsidDel="005911D4">
          <w:rPr>
            <w:rFonts w:eastAsia="Times New Roman" w:cs="Times New Roman"/>
            <w:szCs w:val="24"/>
            <w:lang w:val="de-DE"/>
          </w:rPr>
          <w:delText>Molinate</w:delText>
        </w:r>
        <w:r w:rsidRPr="00D35523" w:rsidDel="005911D4">
          <w:rPr>
            <w:rFonts w:eastAsia="Times New Roman" w:cs="Times New Roman"/>
            <w:szCs w:val="24"/>
            <w:lang w:val="de-DE"/>
          </w:rPr>
          <w:tab/>
          <w:delText xml:space="preserve">58,000 Staudinger et al. </w:delText>
        </w:r>
        <w:r w:rsidRPr="00D35523" w:rsidDel="005911D4">
          <w:rPr>
            <w:rFonts w:eastAsia="Times New Roman" w:cs="Times New Roman"/>
            <w:szCs w:val="24"/>
          </w:rPr>
          <w:delText>(2000)</w:delText>
        </w:r>
      </w:del>
    </w:p>
    <w:p w14:paraId="3B027E3A" w14:textId="2463A5B9" w:rsidR="00D35523" w:rsidRPr="00D35523" w:rsidDel="005911D4" w:rsidRDefault="00D35523" w:rsidP="005911D4">
      <w:pPr>
        <w:jc w:val="center"/>
        <w:rPr>
          <w:del w:id="422" w:author="Young, Dirk" w:date="2018-08-02T08:26:00Z"/>
          <w:rFonts w:eastAsia="Times New Roman" w:cs="Times New Roman"/>
          <w:szCs w:val="24"/>
        </w:rPr>
        <w:pPrChange w:id="423" w:author="Young, Dirk" w:date="2018-08-02T08:26:00Z">
          <w:pPr>
            <w:widowControl w:val="0"/>
            <w:autoSpaceDE w:val="0"/>
            <w:autoSpaceDN w:val="0"/>
            <w:adjustRightInd w:val="0"/>
            <w:spacing w:after="0" w:line="240" w:lineRule="auto"/>
          </w:pPr>
        </w:pPrChange>
      </w:pPr>
      <w:del w:id="424" w:author="Young, Dirk" w:date="2018-08-02T08:26:00Z">
        <w:r w:rsidRPr="00D35523" w:rsidDel="005911D4">
          <w:rPr>
            <w:rFonts w:eastAsia="Times New Roman" w:cs="Times New Roman"/>
            <w:szCs w:val="24"/>
          </w:rPr>
          <w:delText>Chlorpyrifos</w:delText>
        </w:r>
        <w:r w:rsidRPr="00D35523" w:rsidDel="005911D4">
          <w:rPr>
            <w:rFonts w:eastAsia="Times New Roman" w:cs="Times New Roman"/>
            <w:szCs w:val="24"/>
          </w:rPr>
          <w:tab/>
          <w:delText>17,000 Staudinger et al. (2000)</w:delText>
        </w:r>
      </w:del>
    </w:p>
    <w:p w14:paraId="69B15601" w14:textId="1DD97DE8" w:rsidR="00D35523" w:rsidRPr="00D35523" w:rsidDel="005911D4" w:rsidRDefault="00D35523" w:rsidP="005911D4">
      <w:pPr>
        <w:jc w:val="center"/>
        <w:rPr>
          <w:del w:id="425" w:author="Young, Dirk" w:date="2018-08-02T08:26:00Z"/>
          <w:rFonts w:eastAsia="Times New Roman" w:cs="Times New Roman"/>
          <w:szCs w:val="24"/>
        </w:rPr>
        <w:pPrChange w:id="426" w:author="Young, Dirk" w:date="2018-08-02T08:26:00Z">
          <w:pPr>
            <w:widowControl w:val="0"/>
            <w:autoSpaceDE w:val="0"/>
            <w:autoSpaceDN w:val="0"/>
            <w:adjustRightInd w:val="0"/>
            <w:spacing w:after="0" w:line="240" w:lineRule="auto"/>
          </w:pPr>
        </w:pPrChange>
      </w:pPr>
    </w:p>
    <w:p w14:paraId="533D4385" w14:textId="7FDF5540" w:rsidR="00D35523" w:rsidRPr="00D35523" w:rsidDel="005911D4" w:rsidRDefault="00D35523" w:rsidP="005911D4">
      <w:pPr>
        <w:jc w:val="center"/>
        <w:rPr>
          <w:del w:id="427" w:author="Young, Dirk" w:date="2018-08-02T08:26:00Z"/>
          <w:rFonts w:eastAsia="Times New Roman" w:cs="Times New Roman"/>
          <w:szCs w:val="24"/>
        </w:rPr>
        <w:pPrChange w:id="428" w:author="Young, Dirk" w:date="2018-08-02T08:26:00Z">
          <w:pPr>
            <w:widowControl w:val="0"/>
            <w:autoSpaceDE w:val="0"/>
            <w:autoSpaceDN w:val="0"/>
            <w:adjustRightInd w:val="0"/>
            <w:spacing w:after="0" w:line="240" w:lineRule="auto"/>
          </w:pPr>
        </w:pPrChange>
      </w:pPr>
      <w:del w:id="429" w:author="Young, Dirk" w:date="2018-08-02T08:26:00Z">
        <w:r w:rsidRPr="00D35523" w:rsidDel="005911D4">
          <w:rPr>
            <w:rFonts w:eastAsia="Times New Roman" w:cs="Times New Roman"/>
            <w:szCs w:val="24"/>
          </w:rPr>
          <w:delText xml:space="preserve">Enthalpies can also be estimated by the US EPA EPI Suite software.  Open the software, then select the HENRYWIN subprogram on the left of the EPI Suite screen.  On the top menu of the HENRYWIN window item, select the </w:delText>
        </w:r>
        <w:r w:rsidRPr="00D35523" w:rsidDel="005911D4">
          <w:rPr>
            <w:rFonts w:eastAsia="Times New Roman" w:cs="Times New Roman"/>
            <w:i/>
            <w:iCs/>
            <w:szCs w:val="24"/>
          </w:rPr>
          <w:delText>ShowOptions</w:delText>
        </w:r>
        <w:r w:rsidRPr="00D35523" w:rsidDel="005911D4">
          <w:rPr>
            <w:rFonts w:eastAsia="Times New Roman" w:cs="Times New Roman"/>
            <w:szCs w:val="24"/>
          </w:rPr>
          <w:delText xml:space="preserve">, then select </w:delText>
        </w:r>
        <w:r w:rsidRPr="00D35523" w:rsidDel="005911D4">
          <w:rPr>
            <w:rFonts w:eastAsia="Times New Roman" w:cs="Times New Roman"/>
            <w:i/>
            <w:iCs/>
            <w:szCs w:val="24"/>
          </w:rPr>
          <w:delText>Show Temperature Variation with Results</w:delText>
        </w:r>
        <w:r w:rsidRPr="00D35523" w:rsidDel="005911D4">
          <w:rPr>
            <w:rFonts w:eastAsia="Times New Roman" w:cs="Times New Roman"/>
            <w:szCs w:val="24"/>
          </w:rPr>
          <w:delText xml:space="preserve">.  Enter the chemical name of interest and then push the </w:delText>
        </w:r>
        <w:r w:rsidRPr="00D35523" w:rsidDel="005911D4">
          <w:rPr>
            <w:rFonts w:eastAsia="Times New Roman" w:cs="Times New Roman"/>
            <w:i/>
            <w:iCs/>
            <w:szCs w:val="24"/>
          </w:rPr>
          <w:delText>Calculate</w:delText>
        </w:r>
        <w:r w:rsidRPr="00D35523" w:rsidDel="005911D4">
          <w:rPr>
            <w:rFonts w:eastAsia="Times New Roman" w:cs="Times New Roman"/>
            <w:szCs w:val="24"/>
          </w:rPr>
          <w:delText xml:space="preserve"> button.  EPI Suite will give the temperature variation results in the form of an equation:  HLC (atm-m3/mole) = exp(A-(B/T)) {T in K}.  The enthalpy of solvation in Joules/mol is equal to 8.314*B.  Example enthalpies from EPI Suite are:</w:delText>
        </w:r>
      </w:del>
    </w:p>
    <w:p w14:paraId="70543961" w14:textId="35D68112" w:rsidR="00D35523" w:rsidRPr="00D35523" w:rsidDel="005911D4" w:rsidRDefault="00D35523" w:rsidP="005911D4">
      <w:pPr>
        <w:jc w:val="center"/>
        <w:rPr>
          <w:del w:id="430" w:author="Young, Dirk" w:date="2018-08-02T08:26:00Z"/>
          <w:rFonts w:eastAsia="Times New Roman" w:cs="Times New Roman"/>
          <w:szCs w:val="24"/>
        </w:rPr>
        <w:pPrChange w:id="431" w:author="Young, Dirk" w:date="2018-08-02T08:26:00Z">
          <w:pPr>
            <w:widowControl w:val="0"/>
            <w:autoSpaceDE w:val="0"/>
            <w:autoSpaceDN w:val="0"/>
            <w:adjustRightInd w:val="0"/>
            <w:spacing w:after="0" w:line="240" w:lineRule="auto"/>
          </w:pPr>
        </w:pPrChange>
      </w:pPr>
    </w:p>
    <w:p w14:paraId="6A2A25F0" w14:textId="1E5A151F" w:rsidR="00D35523" w:rsidRPr="00D35523" w:rsidDel="005911D4" w:rsidRDefault="00D35523" w:rsidP="005911D4">
      <w:pPr>
        <w:jc w:val="center"/>
        <w:rPr>
          <w:del w:id="432" w:author="Young, Dirk" w:date="2018-08-02T08:26:00Z"/>
          <w:rFonts w:eastAsia="Times New Roman" w:cs="Times New Roman"/>
          <w:szCs w:val="24"/>
        </w:rPr>
        <w:pPrChange w:id="433" w:author="Young, Dirk" w:date="2018-08-02T08:26:00Z">
          <w:pPr>
            <w:widowControl w:val="0"/>
            <w:autoSpaceDE w:val="0"/>
            <w:autoSpaceDN w:val="0"/>
            <w:adjustRightInd w:val="0"/>
            <w:spacing w:after="0" w:line="240" w:lineRule="auto"/>
          </w:pPr>
        </w:pPrChange>
      </w:pPr>
      <w:del w:id="434" w:author="Young, Dirk" w:date="2018-08-02T08:26:00Z">
        <w:r w:rsidRPr="00D35523" w:rsidDel="005911D4">
          <w:rPr>
            <w:rFonts w:eastAsia="Times New Roman" w:cs="Times New Roman"/>
            <w:szCs w:val="24"/>
          </w:rPr>
          <w:delText>Pendamethalin</w:delText>
        </w:r>
        <w:r w:rsidRPr="00D35523" w:rsidDel="005911D4">
          <w:rPr>
            <w:rFonts w:eastAsia="Times New Roman" w:cs="Times New Roman"/>
            <w:szCs w:val="24"/>
          </w:rPr>
          <w:tab/>
          <w:delText>62,000 J/mol</w:delText>
        </w:r>
      </w:del>
    </w:p>
    <w:p w14:paraId="6DFE5102" w14:textId="083CBCBF" w:rsidR="00D35523" w:rsidRPr="00D35523" w:rsidDel="005911D4" w:rsidRDefault="00D35523" w:rsidP="005911D4">
      <w:pPr>
        <w:jc w:val="center"/>
        <w:rPr>
          <w:del w:id="435" w:author="Young, Dirk" w:date="2018-08-02T08:26:00Z"/>
          <w:rFonts w:eastAsia="Times New Roman" w:cs="Times New Roman"/>
          <w:szCs w:val="24"/>
        </w:rPr>
        <w:pPrChange w:id="436" w:author="Young, Dirk" w:date="2018-08-02T08:26:00Z">
          <w:pPr>
            <w:widowControl w:val="0"/>
            <w:autoSpaceDE w:val="0"/>
            <w:autoSpaceDN w:val="0"/>
            <w:adjustRightInd w:val="0"/>
            <w:spacing w:after="0" w:line="240" w:lineRule="auto"/>
          </w:pPr>
        </w:pPrChange>
      </w:pPr>
      <w:del w:id="437" w:author="Young, Dirk" w:date="2018-08-02T08:26:00Z">
        <w:r w:rsidRPr="00D35523" w:rsidDel="005911D4">
          <w:rPr>
            <w:rFonts w:eastAsia="Times New Roman" w:cs="Times New Roman"/>
            <w:szCs w:val="24"/>
          </w:rPr>
          <w:delText xml:space="preserve">Carbaryl  </w:delText>
        </w:r>
        <w:r w:rsidRPr="00D35523" w:rsidDel="005911D4">
          <w:rPr>
            <w:rFonts w:eastAsia="Times New Roman" w:cs="Times New Roman"/>
            <w:szCs w:val="24"/>
          </w:rPr>
          <w:tab/>
          <w:delText>58,000 J/mol</w:delText>
        </w:r>
      </w:del>
    </w:p>
    <w:p w14:paraId="5076BE59" w14:textId="2E3E6CDE" w:rsidR="00D35523" w:rsidRPr="00D35523" w:rsidDel="005911D4" w:rsidRDefault="00D35523" w:rsidP="005911D4">
      <w:pPr>
        <w:jc w:val="center"/>
        <w:rPr>
          <w:del w:id="438" w:author="Young, Dirk" w:date="2018-08-02T08:26:00Z"/>
          <w:rFonts w:eastAsia="Times New Roman" w:cs="Times New Roman"/>
          <w:szCs w:val="24"/>
        </w:rPr>
        <w:pPrChange w:id="439" w:author="Young, Dirk" w:date="2018-08-02T08:26:00Z">
          <w:pPr>
            <w:widowControl w:val="0"/>
            <w:autoSpaceDE w:val="0"/>
            <w:autoSpaceDN w:val="0"/>
            <w:adjustRightInd w:val="0"/>
            <w:spacing w:after="0" w:line="240" w:lineRule="auto"/>
          </w:pPr>
        </w:pPrChange>
      </w:pPr>
      <w:del w:id="440" w:author="Young, Dirk" w:date="2018-08-02T08:26:00Z">
        <w:r w:rsidRPr="00D35523" w:rsidDel="005911D4">
          <w:rPr>
            <w:rFonts w:eastAsia="Times New Roman" w:cs="Times New Roman"/>
            <w:szCs w:val="24"/>
          </w:rPr>
          <w:delText xml:space="preserve">Carbofuran </w:delText>
        </w:r>
        <w:r w:rsidRPr="00D35523" w:rsidDel="005911D4">
          <w:rPr>
            <w:rFonts w:eastAsia="Times New Roman" w:cs="Times New Roman"/>
            <w:szCs w:val="24"/>
          </w:rPr>
          <w:tab/>
          <w:delText>54,000 J/mol</w:delText>
        </w:r>
      </w:del>
    </w:p>
    <w:p w14:paraId="767149A6" w14:textId="4C669B55" w:rsidR="00D35523" w:rsidRPr="00D35523" w:rsidDel="005911D4" w:rsidRDefault="00D35523" w:rsidP="005911D4">
      <w:pPr>
        <w:jc w:val="center"/>
        <w:rPr>
          <w:del w:id="441" w:author="Young, Dirk" w:date="2018-08-02T08:26:00Z"/>
          <w:rFonts w:eastAsia="Times New Roman" w:cs="Times New Roman"/>
          <w:szCs w:val="24"/>
        </w:rPr>
        <w:pPrChange w:id="442" w:author="Young, Dirk" w:date="2018-08-02T08:26:00Z">
          <w:pPr>
            <w:widowControl w:val="0"/>
            <w:autoSpaceDE w:val="0"/>
            <w:autoSpaceDN w:val="0"/>
            <w:adjustRightInd w:val="0"/>
            <w:spacing w:after="0" w:line="240" w:lineRule="auto"/>
          </w:pPr>
        </w:pPrChange>
      </w:pPr>
      <w:del w:id="443" w:author="Young, Dirk" w:date="2018-08-02T08:26:00Z">
        <w:r w:rsidRPr="00D35523" w:rsidDel="005911D4">
          <w:rPr>
            <w:rFonts w:eastAsia="Times New Roman" w:cs="Times New Roman"/>
            <w:szCs w:val="24"/>
          </w:rPr>
          <w:delText>Molinate</w:delText>
        </w:r>
        <w:r w:rsidRPr="00D35523" w:rsidDel="005911D4">
          <w:rPr>
            <w:rFonts w:eastAsia="Times New Roman" w:cs="Times New Roman"/>
            <w:szCs w:val="24"/>
          </w:rPr>
          <w:tab/>
          <w:delText>54,000 J/mol</w:delText>
        </w:r>
      </w:del>
    </w:p>
    <w:p w14:paraId="73236607" w14:textId="20FBBDED" w:rsidR="00D35523" w:rsidRPr="00D35523" w:rsidDel="005911D4" w:rsidRDefault="00D35523" w:rsidP="005911D4">
      <w:pPr>
        <w:jc w:val="center"/>
        <w:rPr>
          <w:del w:id="444" w:author="Young, Dirk" w:date="2018-08-02T08:26:00Z"/>
          <w:rFonts w:eastAsia="Times New Roman" w:cs="Times New Roman"/>
          <w:szCs w:val="24"/>
        </w:rPr>
        <w:pPrChange w:id="445" w:author="Young, Dirk" w:date="2018-08-02T08:26:00Z">
          <w:pPr>
            <w:widowControl w:val="0"/>
            <w:autoSpaceDE w:val="0"/>
            <w:autoSpaceDN w:val="0"/>
            <w:adjustRightInd w:val="0"/>
            <w:spacing w:after="0" w:line="240" w:lineRule="auto"/>
          </w:pPr>
        </w:pPrChange>
      </w:pPr>
      <w:del w:id="446" w:author="Young, Dirk" w:date="2018-08-02T08:26:00Z">
        <w:r w:rsidRPr="00D35523" w:rsidDel="005911D4">
          <w:rPr>
            <w:rFonts w:eastAsia="Times New Roman" w:cs="Times New Roman"/>
            <w:szCs w:val="24"/>
          </w:rPr>
          <w:delText>Endosulfan</w:delText>
        </w:r>
        <w:r w:rsidRPr="00D35523" w:rsidDel="005911D4">
          <w:rPr>
            <w:rFonts w:eastAsia="Times New Roman" w:cs="Times New Roman"/>
            <w:szCs w:val="24"/>
          </w:rPr>
          <w:tab/>
          <w:delText>37,000 J/mol</w:delText>
        </w:r>
      </w:del>
    </w:p>
    <w:p w14:paraId="300E1D25" w14:textId="74B1DF72" w:rsidR="00D35523" w:rsidRPr="00D35523" w:rsidDel="005911D4" w:rsidRDefault="00D35523" w:rsidP="005911D4">
      <w:pPr>
        <w:jc w:val="center"/>
        <w:rPr>
          <w:del w:id="447" w:author="Young, Dirk" w:date="2018-08-02T08:26:00Z"/>
          <w:rFonts w:eastAsia="Times New Roman" w:cs="Times New Roman"/>
          <w:szCs w:val="24"/>
        </w:rPr>
        <w:pPrChange w:id="448" w:author="Young, Dirk" w:date="2018-08-02T08:26:00Z">
          <w:pPr>
            <w:widowControl w:val="0"/>
            <w:autoSpaceDE w:val="0"/>
            <w:autoSpaceDN w:val="0"/>
            <w:adjustRightInd w:val="0"/>
            <w:spacing w:after="0" w:line="240" w:lineRule="auto"/>
          </w:pPr>
        </w:pPrChange>
      </w:pPr>
    </w:p>
    <w:p w14:paraId="2880DEFF" w14:textId="66D61B03" w:rsidR="00D35523" w:rsidRPr="00D35523" w:rsidDel="005911D4" w:rsidRDefault="00D35523" w:rsidP="005911D4">
      <w:pPr>
        <w:jc w:val="center"/>
        <w:rPr>
          <w:del w:id="449" w:author="Young, Dirk" w:date="2018-08-02T08:26:00Z"/>
          <w:rFonts w:ascii="MS Shell Dlg 2" w:eastAsia="Times New Roman" w:hAnsi="MS Shell Dlg 2" w:cs="MS Shell Dlg 2"/>
          <w:sz w:val="17"/>
          <w:szCs w:val="17"/>
        </w:rPr>
        <w:pPrChange w:id="450" w:author="Young, Dirk" w:date="2018-08-02T08:26:00Z">
          <w:pPr>
            <w:widowControl w:val="0"/>
            <w:autoSpaceDE w:val="0"/>
            <w:autoSpaceDN w:val="0"/>
            <w:adjustRightInd w:val="0"/>
            <w:spacing w:after="0" w:line="240" w:lineRule="auto"/>
          </w:pPr>
        </w:pPrChange>
      </w:pPr>
    </w:p>
    <w:p w14:paraId="72F7AC35" w14:textId="3871FBA7" w:rsidR="00D35523" w:rsidRPr="00D35523" w:rsidDel="005911D4" w:rsidRDefault="00D35523" w:rsidP="005911D4">
      <w:pPr>
        <w:jc w:val="center"/>
        <w:rPr>
          <w:del w:id="451" w:author="Young, Dirk" w:date="2018-08-02T08:26:00Z"/>
          <w:rFonts w:eastAsia="Times New Roman" w:cs="Times New Roman"/>
          <w:szCs w:val="24"/>
        </w:rPr>
        <w:pPrChange w:id="452" w:author="Young, Dirk" w:date="2018-08-02T08:26:00Z">
          <w:pPr>
            <w:widowControl w:val="0"/>
            <w:autoSpaceDE w:val="0"/>
            <w:autoSpaceDN w:val="0"/>
            <w:adjustRightInd w:val="0"/>
            <w:spacing w:after="0" w:line="240" w:lineRule="auto"/>
          </w:pPr>
        </w:pPrChange>
      </w:pPr>
      <w:del w:id="453" w:author="Young, Dirk" w:date="2018-08-02T08:26:00Z">
        <w:r w:rsidRPr="00D35523" w:rsidDel="005911D4">
          <w:rPr>
            <w:rFonts w:eastAsia="Times New Roman" w:cs="Times New Roman"/>
            <w:b/>
            <w:bCs/>
            <w:i/>
            <w:iCs/>
            <w:szCs w:val="24"/>
          </w:rPr>
          <w:delText>Henry Reference Temperature</w:delText>
        </w:r>
        <w:r w:rsidRPr="00D35523" w:rsidDel="005911D4">
          <w:rPr>
            <w:rFonts w:eastAsia="Times New Roman" w:cs="Times New Roman"/>
            <w:szCs w:val="24"/>
          </w:rPr>
          <w:delText xml:space="preserve"> is the temperature at which the vapor pressure, solubility, Henry’s Law constant apply or were measured at (</w:delText>
        </w:r>
        <w:r w:rsidRPr="00D35523" w:rsidDel="005911D4">
          <w:rPr>
            <w:rFonts w:ascii="Arial" w:eastAsia="Times New Roman" w:hAnsi="Arial" w:cs="Arial"/>
            <w:sz w:val="26"/>
            <w:szCs w:val="26"/>
          </w:rPr>
          <w:delText>°</w:delText>
        </w:r>
        <w:r w:rsidRPr="00D35523" w:rsidDel="005911D4">
          <w:rPr>
            <w:rFonts w:eastAsia="Times New Roman" w:cs="Times New Roman"/>
            <w:szCs w:val="24"/>
          </w:rPr>
          <w:delText>C).</w:delText>
        </w:r>
      </w:del>
    </w:p>
    <w:p w14:paraId="229669B6" w14:textId="07D01787" w:rsidR="00D35523" w:rsidRPr="00D35523" w:rsidDel="005911D4" w:rsidRDefault="00D35523" w:rsidP="005911D4">
      <w:pPr>
        <w:jc w:val="center"/>
        <w:rPr>
          <w:del w:id="454" w:author="Young, Dirk" w:date="2018-08-02T08:26:00Z"/>
          <w:rFonts w:eastAsia="Times New Roman" w:cs="Times New Roman"/>
          <w:szCs w:val="24"/>
        </w:rPr>
        <w:pPrChange w:id="455" w:author="Young, Dirk" w:date="2018-08-02T08:26:00Z">
          <w:pPr>
            <w:widowControl w:val="0"/>
            <w:autoSpaceDE w:val="0"/>
            <w:autoSpaceDN w:val="0"/>
            <w:adjustRightInd w:val="0"/>
            <w:spacing w:after="0" w:line="240" w:lineRule="auto"/>
          </w:pPr>
        </w:pPrChange>
      </w:pPr>
    </w:p>
    <w:p w14:paraId="7F6239B7" w14:textId="13F47C79" w:rsidR="00D35523" w:rsidRPr="00D35523" w:rsidDel="005911D4" w:rsidRDefault="00D35523" w:rsidP="005911D4">
      <w:pPr>
        <w:jc w:val="center"/>
        <w:rPr>
          <w:del w:id="456" w:author="Young, Dirk" w:date="2018-08-02T08:26:00Z"/>
          <w:rFonts w:eastAsia="Times New Roman" w:cs="Times New Roman"/>
          <w:szCs w:val="24"/>
        </w:rPr>
        <w:pPrChange w:id="457" w:author="Young, Dirk" w:date="2018-08-02T08:26:00Z">
          <w:pPr>
            <w:widowControl w:val="0"/>
            <w:autoSpaceDE w:val="0"/>
            <w:autoSpaceDN w:val="0"/>
            <w:adjustRightInd w:val="0"/>
            <w:spacing w:after="0" w:line="240" w:lineRule="auto"/>
          </w:pPr>
        </w:pPrChange>
      </w:pPr>
      <w:del w:id="458" w:author="Young, Dirk" w:date="2018-08-02T08:26:00Z">
        <w:r w:rsidRPr="00D35523" w:rsidDel="005911D4">
          <w:rPr>
            <w:rFonts w:eastAsia="Times New Roman" w:cs="Times New Roman"/>
            <w:b/>
            <w:bCs/>
            <w:i/>
            <w:iCs/>
            <w:szCs w:val="24"/>
          </w:rPr>
          <w:delText>Henry’s Law Constant</w:delText>
        </w:r>
        <w:r w:rsidRPr="00D35523" w:rsidDel="005911D4">
          <w:rPr>
            <w:rFonts w:eastAsia="Times New Roman" w:cs="Times New Roman"/>
            <w:szCs w:val="24"/>
          </w:rPr>
          <w:delText xml:space="preserve"> (atm m</w:delText>
        </w:r>
        <w:r w:rsidRPr="00D35523" w:rsidDel="005911D4">
          <w:rPr>
            <w:rFonts w:eastAsia="Times New Roman" w:cs="Times New Roman"/>
            <w:szCs w:val="24"/>
            <w:vertAlign w:val="superscript"/>
          </w:rPr>
          <w:delText>3</w:delText>
        </w:r>
        <w:r w:rsidRPr="00D35523" w:rsidDel="005911D4">
          <w:rPr>
            <w:rFonts w:eastAsia="Times New Roman" w:cs="Times New Roman"/>
            <w:szCs w:val="24"/>
          </w:rPr>
          <w:delText xml:space="preserve">/mol): optional means of entering Henry’ law constant when it is available. Otherwise it is calculated from solubility and vapor pressure. </w:delText>
        </w:r>
      </w:del>
    </w:p>
    <w:p w14:paraId="764D1012" w14:textId="2557D7D8" w:rsidR="00D35523" w:rsidRPr="00D35523" w:rsidDel="005911D4" w:rsidRDefault="00D35523" w:rsidP="005911D4">
      <w:pPr>
        <w:jc w:val="center"/>
        <w:rPr>
          <w:del w:id="459" w:author="Young, Dirk" w:date="2018-08-02T08:26:00Z"/>
          <w:rFonts w:eastAsia="Times New Roman" w:cs="Times New Roman"/>
          <w:szCs w:val="24"/>
        </w:rPr>
        <w:pPrChange w:id="460" w:author="Young, Dirk" w:date="2018-08-02T08:26:00Z">
          <w:pPr>
            <w:widowControl w:val="0"/>
            <w:autoSpaceDE w:val="0"/>
            <w:autoSpaceDN w:val="0"/>
            <w:adjustRightInd w:val="0"/>
            <w:spacing w:after="0" w:line="240" w:lineRule="auto"/>
          </w:pPr>
        </w:pPrChange>
      </w:pPr>
    </w:p>
    <w:p w14:paraId="056E86A4" w14:textId="3600418D" w:rsidR="00D35523" w:rsidRPr="00D35523" w:rsidDel="005911D4" w:rsidRDefault="00D35523" w:rsidP="005911D4">
      <w:pPr>
        <w:jc w:val="center"/>
        <w:rPr>
          <w:del w:id="461" w:author="Young, Dirk" w:date="2018-08-02T08:26:00Z"/>
          <w:rFonts w:eastAsia="Times New Roman" w:cs="Times New Roman"/>
          <w:szCs w:val="24"/>
        </w:rPr>
        <w:pPrChange w:id="462" w:author="Young, Dirk" w:date="2018-08-02T08:26:00Z">
          <w:pPr>
            <w:widowControl w:val="0"/>
            <w:autoSpaceDE w:val="0"/>
            <w:autoSpaceDN w:val="0"/>
            <w:adjustRightInd w:val="0"/>
            <w:spacing w:after="0" w:line="240" w:lineRule="auto"/>
          </w:pPr>
        </w:pPrChange>
      </w:pPr>
    </w:p>
    <w:p w14:paraId="7C2FFE0B" w14:textId="155840D1" w:rsidR="00D35523" w:rsidRPr="00D35523" w:rsidDel="005911D4" w:rsidRDefault="00D35523" w:rsidP="005911D4">
      <w:pPr>
        <w:jc w:val="center"/>
        <w:rPr>
          <w:del w:id="463" w:author="Young, Dirk" w:date="2018-08-02T08:26:00Z"/>
          <w:rFonts w:eastAsia="Times New Roman" w:cs="Times New Roman"/>
          <w:szCs w:val="24"/>
        </w:rPr>
        <w:pPrChange w:id="464" w:author="Young, Dirk" w:date="2018-08-02T08:26:00Z">
          <w:pPr>
            <w:widowControl w:val="0"/>
            <w:autoSpaceDE w:val="0"/>
            <w:autoSpaceDN w:val="0"/>
            <w:adjustRightInd w:val="0"/>
            <w:spacing w:after="0" w:line="240" w:lineRule="auto"/>
          </w:pPr>
        </w:pPrChange>
      </w:pPr>
      <w:del w:id="465" w:author="Young, Dirk" w:date="2018-08-02T08:26:00Z">
        <w:r w:rsidRPr="00D35523" w:rsidDel="005911D4">
          <w:rPr>
            <w:rFonts w:eastAsia="Times New Roman" w:cs="Times New Roman"/>
            <w:b/>
            <w:bCs/>
            <w:szCs w:val="24"/>
          </w:rPr>
          <w:delText>Mass Release Schedule</w:delText>
        </w:r>
      </w:del>
    </w:p>
    <w:p w14:paraId="5831DC3D" w14:textId="2E95B8BE" w:rsidR="00D35523" w:rsidRPr="00D35523" w:rsidDel="005911D4" w:rsidRDefault="00D35523" w:rsidP="005911D4">
      <w:pPr>
        <w:jc w:val="center"/>
        <w:rPr>
          <w:del w:id="466" w:author="Young, Dirk" w:date="2018-08-02T08:26:00Z"/>
          <w:rFonts w:eastAsia="Times New Roman" w:cs="Times New Roman"/>
          <w:szCs w:val="24"/>
        </w:rPr>
        <w:pPrChange w:id="467" w:author="Young, Dirk" w:date="2018-08-02T08:26:00Z">
          <w:pPr>
            <w:widowControl w:val="0"/>
            <w:autoSpaceDE w:val="0"/>
            <w:autoSpaceDN w:val="0"/>
            <w:adjustRightInd w:val="0"/>
            <w:spacing w:after="0" w:line="240" w:lineRule="auto"/>
          </w:pPr>
        </w:pPrChange>
      </w:pPr>
      <w:del w:id="468" w:author="Young, Dirk" w:date="2018-08-02T08:26:00Z">
        <w:r w:rsidRPr="00D35523" w:rsidDel="005911D4">
          <w:rPr>
            <w:rFonts w:eastAsia="Times New Roman" w:cs="Times New Roman"/>
            <w:szCs w:val="24"/>
          </w:rPr>
          <w:delText>There are two ways to input mass into the system: by specifying a repeating schedule or by reading an input file that specifies the daily mass.</w:delText>
        </w:r>
      </w:del>
    </w:p>
    <w:p w14:paraId="0BDAEDE6" w14:textId="40DD2877" w:rsidR="00D35523" w:rsidRPr="00D35523" w:rsidDel="005911D4" w:rsidRDefault="00D35523" w:rsidP="005911D4">
      <w:pPr>
        <w:jc w:val="center"/>
        <w:rPr>
          <w:del w:id="469" w:author="Young, Dirk" w:date="2018-08-02T08:26:00Z"/>
          <w:rFonts w:eastAsia="Times New Roman" w:cs="Times New Roman"/>
          <w:szCs w:val="24"/>
        </w:rPr>
        <w:pPrChange w:id="470" w:author="Young, Dirk" w:date="2018-08-02T08:26:00Z">
          <w:pPr>
            <w:widowControl w:val="0"/>
            <w:autoSpaceDE w:val="0"/>
            <w:autoSpaceDN w:val="0"/>
            <w:adjustRightInd w:val="0"/>
            <w:spacing w:after="0" w:line="240" w:lineRule="auto"/>
          </w:pPr>
        </w:pPrChange>
      </w:pPr>
    </w:p>
    <w:p w14:paraId="68E54CF2" w14:textId="0F3620E5" w:rsidR="00D35523" w:rsidRPr="00D35523" w:rsidDel="005911D4" w:rsidRDefault="00D35523" w:rsidP="005911D4">
      <w:pPr>
        <w:jc w:val="center"/>
        <w:rPr>
          <w:del w:id="471" w:author="Young, Dirk" w:date="2018-08-02T08:26:00Z"/>
          <w:rFonts w:eastAsia="Times New Roman" w:cs="Times New Roman"/>
          <w:szCs w:val="24"/>
        </w:rPr>
        <w:pPrChange w:id="472" w:author="Young, Dirk" w:date="2018-08-02T08:26:00Z">
          <w:pPr>
            <w:widowControl w:val="0"/>
            <w:autoSpaceDE w:val="0"/>
            <w:autoSpaceDN w:val="0"/>
            <w:adjustRightInd w:val="0"/>
            <w:spacing w:after="0" w:line="240" w:lineRule="auto"/>
          </w:pPr>
        </w:pPrChange>
      </w:pPr>
      <w:del w:id="473" w:author="Young, Dirk" w:date="2018-08-02T08:26:00Z">
        <w:r w:rsidRPr="00D35523" w:rsidDel="005911D4">
          <w:rPr>
            <w:rFonts w:eastAsia="Times New Roman" w:cs="Times New Roman"/>
            <w:b/>
            <w:bCs/>
            <w:szCs w:val="24"/>
          </w:rPr>
          <w:lastRenderedPageBreak/>
          <w:delText>Specify Mass</w:delText>
        </w:r>
      </w:del>
    </w:p>
    <w:p w14:paraId="3FC5C930" w14:textId="3F2B2C30" w:rsidR="00D35523" w:rsidRPr="00D35523" w:rsidDel="005911D4" w:rsidRDefault="00D35523" w:rsidP="005911D4">
      <w:pPr>
        <w:jc w:val="center"/>
        <w:rPr>
          <w:del w:id="474" w:author="Young, Dirk" w:date="2018-08-02T08:26:00Z"/>
          <w:rFonts w:eastAsia="Times New Roman" w:cs="Times New Roman"/>
          <w:szCs w:val="24"/>
        </w:rPr>
        <w:pPrChange w:id="475" w:author="Young, Dirk" w:date="2018-08-02T08:26:00Z">
          <w:pPr>
            <w:widowControl w:val="0"/>
            <w:autoSpaceDE w:val="0"/>
            <w:autoSpaceDN w:val="0"/>
            <w:adjustRightInd w:val="0"/>
            <w:spacing w:after="0" w:line="240" w:lineRule="auto"/>
          </w:pPr>
        </w:pPrChange>
      </w:pPr>
      <w:del w:id="476" w:author="Young, Dirk" w:date="2018-08-02T08:26:00Z">
        <w:r w:rsidRPr="00D35523" w:rsidDel="005911D4">
          <w:rPr>
            <w:rFonts w:eastAsia="Times New Roman" w:cs="Times New Roman"/>
            <w:szCs w:val="24"/>
          </w:rPr>
          <w:delText xml:space="preserve">Choosing this option allows the user to specify a repeating schedule that runs through the entire simulation. Up to three mass input schedules can be superimposed upon each other. </w:delText>
        </w:r>
      </w:del>
    </w:p>
    <w:p w14:paraId="21C41825" w14:textId="764AFC7C" w:rsidR="00D35523" w:rsidRPr="00D35523" w:rsidDel="005911D4" w:rsidRDefault="00D35523" w:rsidP="005911D4">
      <w:pPr>
        <w:jc w:val="center"/>
        <w:rPr>
          <w:del w:id="477" w:author="Young, Dirk" w:date="2018-08-02T08:26:00Z"/>
          <w:rFonts w:eastAsia="Times New Roman" w:cs="Times New Roman"/>
          <w:szCs w:val="24"/>
        </w:rPr>
        <w:pPrChange w:id="478" w:author="Young, Dirk" w:date="2018-08-02T08:26:00Z">
          <w:pPr>
            <w:widowControl w:val="0"/>
            <w:autoSpaceDE w:val="0"/>
            <w:autoSpaceDN w:val="0"/>
            <w:adjustRightInd w:val="0"/>
            <w:spacing w:after="0" w:line="240" w:lineRule="auto"/>
          </w:pPr>
        </w:pPrChange>
      </w:pPr>
    </w:p>
    <w:p w14:paraId="7ADF17E2" w14:textId="39F67F4F" w:rsidR="00D35523" w:rsidRPr="00D35523" w:rsidDel="005911D4" w:rsidRDefault="00D35523" w:rsidP="005911D4">
      <w:pPr>
        <w:jc w:val="center"/>
        <w:rPr>
          <w:del w:id="479" w:author="Young, Dirk" w:date="2018-08-02T08:26:00Z"/>
          <w:rFonts w:eastAsia="Times New Roman" w:cs="Times New Roman"/>
          <w:szCs w:val="24"/>
        </w:rPr>
        <w:pPrChange w:id="480" w:author="Young, Dirk" w:date="2018-08-02T08:26:00Z">
          <w:pPr>
            <w:widowControl w:val="0"/>
            <w:autoSpaceDE w:val="0"/>
            <w:autoSpaceDN w:val="0"/>
            <w:adjustRightInd w:val="0"/>
            <w:spacing w:after="0" w:line="240" w:lineRule="auto"/>
            <w:ind w:left="450"/>
          </w:pPr>
        </w:pPrChange>
      </w:pPr>
      <w:del w:id="481" w:author="Young, Dirk" w:date="2018-08-02T08:26:00Z">
        <w:r w:rsidRPr="00D35523" w:rsidDel="005911D4">
          <w:rPr>
            <w:rFonts w:eastAsia="Times New Roman" w:cs="Times New Roman"/>
            <w:b/>
            <w:bCs/>
            <w:szCs w:val="24"/>
          </w:rPr>
          <w:delText>Offset</w:delText>
        </w:r>
        <w:r w:rsidRPr="00D35523" w:rsidDel="005911D4">
          <w:rPr>
            <w:rFonts w:eastAsia="Times New Roman" w:cs="Times New Roman"/>
            <w:szCs w:val="24"/>
          </w:rPr>
          <w:delText xml:space="preserve"> – the number of days after the start of the simulation before the the mass input pattern begins</w:delText>
        </w:r>
      </w:del>
    </w:p>
    <w:p w14:paraId="5BA42E23" w14:textId="407ED39D" w:rsidR="00D35523" w:rsidRPr="00D35523" w:rsidDel="005911D4" w:rsidRDefault="00D35523" w:rsidP="005911D4">
      <w:pPr>
        <w:jc w:val="center"/>
        <w:rPr>
          <w:del w:id="482" w:author="Young, Dirk" w:date="2018-08-02T08:26:00Z"/>
          <w:rFonts w:eastAsia="Times New Roman" w:cs="Times New Roman"/>
          <w:szCs w:val="24"/>
        </w:rPr>
        <w:pPrChange w:id="483" w:author="Young, Dirk" w:date="2018-08-02T08:26:00Z">
          <w:pPr>
            <w:widowControl w:val="0"/>
            <w:autoSpaceDE w:val="0"/>
            <w:autoSpaceDN w:val="0"/>
            <w:adjustRightInd w:val="0"/>
            <w:spacing w:after="0" w:line="240" w:lineRule="auto"/>
            <w:ind w:left="450"/>
          </w:pPr>
        </w:pPrChange>
      </w:pPr>
    </w:p>
    <w:p w14:paraId="448AEA6D" w14:textId="03F57D81" w:rsidR="00D35523" w:rsidRPr="00D35523" w:rsidDel="005911D4" w:rsidRDefault="00D35523" w:rsidP="005911D4">
      <w:pPr>
        <w:jc w:val="center"/>
        <w:rPr>
          <w:del w:id="484" w:author="Young, Dirk" w:date="2018-08-02T08:26:00Z"/>
          <w:rFonts w:eastAsia="Times New Roman" w:cs="Times New Roman"/>
          <w:szCs w:val="24"/>
        </w:rPr>
        <w:pPrChange w:id="485" w:author="Young, Dirk" w:date="2018-08-02T08:26:00Z">
          <w:pPr>
            <w:widowControl w:val="0"/>
            <w:autoSpaceDE w:val="0"/>
            <w:autoSpaceDN w:val="0"/>
            <w:adjustRightInd w:val="0"/>
            <w:spacing w:after="0" w:line="240" w:lineRule="auto"/>
            <w:ind w:left="450"/>
          </w:pPr>
        </w:pPrChange>
      </w:pPr>
      <w:del w:id="486" w:author="Young, Dirk" w:date="2018-08-02T08:26:00Z">
        <w:r w:rsidRPr="00D35523" w:rsidDel="005911D4">
          <w:rPr>
            <w:rFonts w:eastAsia="Times New Roman" w:cs="Times New Roman"/>
            <w:b/>
            <w:bCs/>
            <w:szCs w:val="24"/>
          </w:rPr>
          <w:delText>Days On</w:delText>
        </w:r>
        <w:r w:rsidRPr="00D35523" w:rsidDel="005911D4">
          <w:rPr>
            <w:rFonts w:eastAsia="Times New Roman" w:cs="Times New Roman"/>
            <w:szCs w:val="24"/>
          </w:rPr>
          <w:delText xml:space="preserve"> – the number of consecutive days that mass is input into the system forthis schedule</w:delText>
        </w:r>
      </w:del>
    </w:p>
    <w:p w14:paraId="20503F27" w14:textId="7BDC5FBA" w:rsidR="00D35523" w:rsidRPr="00D35523" w:rsidDel="005911D4" w:rsidRDefault="00D35523" w:rsidP="005911D4">
      <w:pPr>
        <w:jc w:val="center"/>
        <w:rPr>
          <w:del w:id="487" w:author="Young, Dirk" w:date="2018-08-02T08:26:00Z"/>
          <w:rFonts w:eastAsia="Times New Roman" w:cs="Times New Roman"/>
          <w:szCs w:val="24"/>
        </w:rPr>
        <w:pPrChange w:id="488" w:author="Young, Dirk" w:date="2018-08-02T08:26:00Z">
          <w:pPr>
            <w:widowControl w:val="0"/>
            <w:autoSpaceDE w:val="0"/>
            <w:autoSpaceDN w:val="0"/>
            <w:adjustRightInd w:val="0"/>
            <w:spacing w:after="0" w:line="240" w:lineRule="auto"/>
            <w:ind w:left="450"/>
          </w:pPr>
        </w:pPrChange>
      </w:pPr>
    </w:p>
    <w:p w14:paraId="41936FB1" w14:textId="71B1AA84" w:rsidR="00D35523" w:rsidRPr="00D35523" w:rsidDel="005911D4" w:rsidRDefault="00D35523" w:rsidP="005911D4">
      <w:pPr>
        <w:jc w:val="center"/>
        <w:rPr>
          <w:del w:id="489" w:author="Young, Dirk" w:date="2018-08-02T08:26:00Z"/>
          <w:rFonts w:eastAsia="Times New Roman" w:cs="Times New Roman"/>
          <w:szCs w:val="24"/>
        </w:rPr>
        <w:pPrChange w:id="490" w:author="Young, Dirk" w:date="2018-08-02T08:26:00Z">
          <w:pPr>
            <w:widowControl w:val="0"/>
            <w:autoSpaceDE w:val="0"/>
            <w:autoSpaceDN w:val="0"/>
            <w:adjustRightInd w:val="0"/>
            <w:spacing w:after="0" w:line="240" w:lineRule="auto"/>
            <w:ind w:left="450"/>
          </w:pPr>
        </w:pPrChange>
      </w:pPr>
      <w:del w:id="491" w:author="Young, Dirk" w:date="2018-08-02T08:26:00Z">
        <w:r w:rsidRPr="00D35523" w:rsidDel="005911D4">
          <w:rPr>
            <w:rFonts w:eastAsia="Times New Roman" w:cs="Times New Roman"/>
            <w:b/>
            <w:bCs/>
            <w:szCs w:val="24"/>
          </w:rPr>
          <w:delText>Days Off</w:delText>
        </w:r>
        <w:r w:rsidRPr="00D35523" w:rsidDel="005911D4">
          <w:rPr>
            <w:rFonts w:eastAsia="Times New Roman" w:cs="Times New Roman"/>
            <w:szCs w:val="24"/>
          </w:rPr>
          <w:delText xml:space="preserve"> – the number of consecutive days that mass is not input into the system for this schedule</w:delText>
        </w:r>
      </w:del>
    </w:p>
    <w:p w14:paraId="5030BFCD" w14:textId="47E78DE7" w:rsidR="00D35523" w:rsidRPr="00D35523" w:rsidDel="005911D4" w:rsidRDefault="00D35523" w:rsidP="005911D4">
      <w:pPr>
        <w:jc w:val="center"/>
        <w:rPr>
          <w:del w:id="492" w:author="Young, Dirk" w:date="2018-08-02T08:26:00Z"/>
          <w:rFonts w:eastAsia="Times New Roman" w:cs="Times New Roman"/>
          <w:szCs w:val="24"/>
        </w:rPr>
        <w:pPrChange w:id="493" w:author="Young, Dirk" w:date="2018-08-02T08:26:00Z">
          <w:pPr>
            <w:widowControl w:val="0"/>
            <w:autoSpaceDE w:val="0"/>
            <w:autoSpaceDN w:val="0"/>
            <w:adjustRightInd w:val="0"/>
            <w:spacing w:after="0" w:line="240" w:lineRule="auto"/>
            <w:ind w:left="450"/>
          </w:pPr>
        </w:pPrChange>
      </w:pPr>
    </w:p>
    <w:p w14:paraId="793B07E4" w14:textId="4AF19086" w:rsidR="00D35523" w:rsidRPr="00D35523" w:rsidDel="005911D4" w:rsidRDefault="00D35523" w:rsidP="005911D4">
      <w:pPr>
        <w:jc w:val="center"/>
        <w:rPr>
          <w:del w:id="494" w:author="Young, Dirk" w:date="2018-08-02T08:26:00Z"/>
          <w:rFonts w:eastAsia="Times New Roman" w:cs="Times New Roman"/>
          <w:szCs w:val="24"/>
        </w:rPr>
        <w:pPrChange w:id="495" w:author="Young, Dirk" w:date="2018-08-02T08:26:00Z">
          <w:pPr>
            <w:widowControl w:val="0"/>
            <w:autoSpaceDE w:val="0"/>
            <w:autoSpaceDN w:val="0"/>
            <w:adjustRightInd w:val="0"/>
            <w:spacing w:after="0" w:line="240" w:lineRule="auto"/>
            <w:ind w:left="450"/>
          </w:pPr>
        </w:pPrChange>
      </w:pPr>
      <w:del w:id="496" w:author="Young, Dirk" w:date="2018-08-02T08:26:00Z">
        <w:r w:rsidRPr="00D35523" w:rsidDel="005911D4">
          <w:rPr>
            <w:rFonts w:eastAsia="Times New Roman" w:cs="Times New Roman"/>
            <w:b/>
            <w:bCs/>
            <w:szCs w:val="24"/>
          </w:rPr>
          <w:delText>Mass (kg/day)</w:delText>
        </w:r>
        <w:r w:rsidRPr="00D35523" w:rsidDel="005911D4">
          <w:rPr>
            <w:rFonts w:eastAsia="Times New Roman" w:cs="Times New Roman"/>
            <w:szCs w:val="24"/>
          </w:rPr>
          <w:delText xml:space="preserve"> – the mass input into the system during the </w:delText>
        </w:r>
        <w:r w:rsidRPr="00D35523" w:rsidDel="005911D4">
          <w:rPr>
            <w:rFonts w:eastAsia="Times New Roman" w:cs="Times New Roman"/>
            <w:i/>
            <w:iCs/>
            <w:szCs w:val="24"/>
          </w:rPr>
          <w:delText>Days On</w:delText>
        </w:r>
        <w:r w:rsidRPr="00D35523" w:rsidDel="005911D4">
          <w:rPr>
            <w:rFonts w:eastAsia="Times New Roman" w:cs="Times New Roman"/>
            <w:szCs w:val="24"/>
          </w:rPr>
          <w:delText xml:space="preserve"> of this schedule</w:delText>
        </w:r>
      </w:del>
    </w:p>
    <w:p w14:paraId="68AAAFA9" w14:textId="304234C8" w:rsidR="00D35523" w:rsidRPr="00D35523" w:rsidDel="005911D4" w:rsidRDefault="00D35523" w:rsidP="005911D4">
      <w:pPr>
        <w:jc w:val="center"/>
        <w:rPr>
          <w:del w:id="497" w:author="Young, Dirk" w:date="2018-08-02T08:26:00Z"/>
          <w:rFonts w:eastAsia="Times New Roman" w:cs="Times New Roman"/>
          <w:szCs w:val="24"/>
        </w:rPr>
        <w:pPrChange w:id="498" w:author="Young, Dirk" w:date="2018-08-02T08:26:00Z">
          <w:pPr>
            <w:widowControl w:val="0"/>
            <w:autoSpaceDE w:val="0"/>
            <w:autoSpaceDN w:val="0"/>
            <w:adjustRightInd w:val="0"/>
            <w:spacing w:after="0" w:line="240" w:lineRule="auto"/>
          </w:pPr>
        </w:pPrChange>
      </w:pPr>
    </w:p>
    <w:p w14:paraId="7721CDB8" w14:textId="60790E83" w:rsidR="00D35523" w:rsidRPr="00D35523" w:rsidDel="005911D4" w:rsidRDefault="00D35523" w:rsidP="005911D4">
      <w:pPr>
        <w:jc w:val="center"/>
        <w:rPr>
          <w:del w:id="499" w:author="Young, Dirk" w:date="2018-08-02T08:26:00Z"/>
          <w:rFonts w:eastAsia="Times New Roman" w:cs="Times New Roman"/>
          <w:b/>
          <w:bCs/>
          <w:szCs w:val="24"/>
        </w:rPr>
        <w:pPrChange w:id="500" w:author="Young, Dirk" w:date="2018-08-02T08:26:00Z">
          <w:pPr>
            <w:widowControl w:val="0"/>
            <w:autoSpaceDE w:val="0"/>
            <w:autoSpaceDN w:val="0"/>
            <w:adjustRightInd w:val="0"/>
            <w:spacing w:after="0" w:line="240" w:lineRule="auto"/>
          </w:pPr>
        </w:pPrChange>
      </w:pPr>
      <w:del w:id="501" w:author="Young, Dirk" w:date="2018-08-02T08:26:00Z">
        <w:r w:rsidRPr="00D35523" w:rsidDel="005911D4">
          <w:rPr>
            <w:rFonts w:eastAsia="Times New Roman" w:cs="Times New Roman"/>
            <w:b/>
            <w:bCs/>
            <w:szCs w:val="24"/>
          </w:rPr>
          <w:delText>Use a Time Series File</w:delText>
        </w:r>
      </w:del>
    </w:p>
    <w:p w14:paraId="66DDF830" w14:textId="6CEADF41" w:rsidR="00D35523" w:rsidRPr="00D35523" w:rsidDel="005911D4" w:rsidRDefault="00D35523" w:rsidP="005911D4">
      <w:pPr>
        <w:jc w:val="center"/>
        <w:rPr>
          <w:del w:id="502" w:author="Young, Dirk" w:date="2018-08-02T08:26:00Z"/>
          <w:rFonts w:eastAsia="Times New Roman" w:cs="Times New Roman"/>
          <w:szCs w:val="24"/>
        </w:rPr>
        <w:pPrChange w:id="503" w:author="Young, Dirk" w:date="2018-08-02T08:26:00Z">
          <w:pPr>
            <w:widowControl w:val="0"/>
            <w:autoSpaceDE w:val="0"/>
            <w:autoSpaceDN w:val="0"/>
            <w:adjustRightInd w:val="0"/>
            <w:spacing w:after="0" w:line="240" w:lineRule="auto"/>
          </w:pPr>
        </w:pPrChange>
      </w:pPr>
      <w:del w:id="504" w:author="Young, Dirk" w:date="2018-08-02T08:26:00Z">
        <w:r w:rsidRPr="00D35523" w:rsidDel="005911D4">
          <w:rPr>
            <w:rFonts w:eastAsia="Times New Roman" w:cs="Times New Roman"/>
            <w:szCs w:val="24"/>
          </w:rPr>
          <w:delText>Choosing this option allows the program to read a file that contains daily values for water flow and mass.  The structure is one day of data per line with the data separated by whitespace (blanks or tabs with the amount of whitespace being inconsequential).  The first three columns are dummies (program does not use them) but a user may wish to reserve these for day, month, year for their own records. The next two columns are water flow (m</w:delText>
        </w:r>
        <w:r w:rsidRPr="00D35523" w:rsidDel="005911D4">
          <w:rPr>
            <w:rFonts w:eastAsia="Times New Roman" w:cs="Times New Roman"/>
            <w:szCs w:val="24"/>
            <w:vertAlign w:val="superscript"/>
          </w:rPr>
          <w:delText>3</w:delText>
        </w:r>
        <w:r w:rsidRPr="00D35523" w:rsidDel="005911D4">
          <w:rPr>
            <w:rFonts w:eastAsia="Times New Roman" w:cs="Times New Roman"/>
            <w:szCs w:val="24"/>
          </w:rPr>
          <w:delText>) and chemical mass (kg) that occur for that day.  A typical file may look like the following:</w:delText>
        </w:r>
      </w:del>
    </w:p>
    <w:p w14:paraId="6C873C73" w14:textId="0983BDF9" w:rsidR="00D35523" w:rsidRPr="00D35523" w:rsidDel="005911D4" w:rsidRDefault="00D35523" w:rsidP="005911D4">
      <w:pPr>
        <w:jc w:val="center"/>
        <w:rPr>
          <w:del w:id="505" w:author="Young, Dirk" w:date="2018-08-02T08:26:00Z"/>
          <w:rFonts w:eastAsia="Times New Roman" w:cs="Times New Roman"/>
          <w:szCs w:val="24"/>
        </w:rPr>
        <w:pPrChange w:id="506" w:author="Young, Dirk" w:date="2018-08-02T08:26:00Z">
          <w:pPr>
            <w:widowControl w:val="0"/>
            <w:autoSpaceDE w:val="0"/>
            <w:autoSpaceDN w:val="0"/>
            <w:adjustRightInd w:val="0"/>
            <w:spacing w:after="0" w:line="240" w:lineRule="auto"/>
          </w:pPr>
        </w:pPrChange>
      </w:pPr>
    </w:p>
    <w:p w14:paraId="1B270104" w14:textId="09852883" w:rsidR="00D35523" w:rsidRPr="00D35523" w:rsidDel="005911D4" w:rsidRDefault="00D35523" w:rsidP="005911D4">
      <w:pPr>
        <w:jc w:val="center"/>
        <w:rPr>
          <w:del w:id="507" w:author="Young, Dirk" w:date="2018-08-02T08:26:00Z"/>
          <w:rFonts w:eastAsia="Times New Roman" w:cs="Times New Roman"/>
          <w:szCs w:val="24"/>
        </w:rPr>
        <w:pPrChange w:id="508" w:author="Young, Dirk" w:date="2018-08-02T08:26:00Z">
          <w:pPr>
            <w:widowControl w:val="0"/>
            <w:autoSpaceDE w:val="0"/>
            <w:autoSpaceDN w:val="0"/>
            <w:adjustRightInd w:val="0"/>
            <w:spacing w:after="0" w:line="240" w:lineRule="auto"/>
          </w:pPr>
        </w:pPrChange>
      </w:pPr>
      <w:del w:id="509" w:author="Young, Dirk" w:date="2018-08-02T08:26:00Z">
        <w:r w:rsidRPr="00D35523" w:rsidDel="005911D4">
          <w:rPr>
            <w:rFonts w:eastAsia="Times New Roman" w:cs="Times New Roman"/>
            <w:szCs w:val="24"/>
          </w:rPr>
          <w:delText>dummy   dummy   dummy  water (m</w:delText>
        </w:r>
        <w:r w:rsidRPr="00D35523" w:rsidDel="005911D4">
          <w:rPr>
            <w:rFonts w:eastAsia="Times New Roman" w:cs="Times New Roman"/>
            <w:szCs w:val="24"/>
            <w:vertAlign w:val="superscript"/>
          </w:rPr>
          <w:delText>3</w:delText>
        </w:r>
        <w:r w:rsidRPr="00D35523" w:rsidDel="005911D4">
          <w:rPr>
            <w:rFonts w:eastAsia="Times New Roman" w:cs="Times New Roman"/>
            <w:szCs w:val="24"/>
          </w:rPr>
          <w:delText>)   mass (kg)</w:delText>
        </w:r>
      </w:del>
    </w:p>
    <w:p w14:paraId="425EA608" w14:textId="546FDB6B" w:rsidR="00D35523" w:rsidRPr="00D35523" w:rsidDel="005911D4" w:rsidRDefault="00D35523" w:rsidP="005911D4">
      <w:pPr>
        <w:jc w:val="center"/>
        <w:rPr>
          <w:del w:id="510" w:author="Young, Dirk" w:date="2018-08-02T08:26:00Z"/>
          <w:rFonts w:eastAsia="Times New Roman" w:cs="Times New Roman"/>
          <w:szCs w:val="24"/>
        </w:rPr>
        <w:pPrChange w:id="511" w:author="Young, Dirk" w:date="2018-08-02T08:26:00Z">
          <w:pPr>
            <w:widowControl w:val="0"/>
            <w:autoSpaceDE w:val="0"/>
            <w:autoSpaceDN w:val="0"/>
            <w:adjustRightInd w:val="0"/>
            <w:spacing w:after="0" w:line="240" w:lineRule="auto"/>
          </w:pPr>
        </w:pPrChange>
      </w:pPr>
    </w:p>
    <w:p w14:paraId="441467DC" w14:textId="028092A2" w:rsidR="00D35523" w:rsidRPr="00D35523" w:rsidDel="005911D4" w:rsidRDefault="00D35523" w:rsidP="005911D4">
      <w:pPr>
        <w:jc w:val="center"/>
        <w:rPr>
          <w:del w:id="512" w:author="Young, Dirk" w:date="2018-08-02T08:26:00Z"/>
          <w:rFonts w:eastAsia="Times New Roman" w:cs="Times New Roman"/>
          <w:szCs w:val="24"/>
        </w:rPr>
        <w:pPrChange w:id="513" w:author="Young, Dirk" w:date="2018-08-02T08:26:00Z">
          <w:pPr>
            <w:widowControl w:val="0"/>
            <w:autoSpaceDE w:val="0"/>
            <w:autoSpaceDN w:val="0"/>
            <w:adjustRightInd w:val="0"/>
            <w:spacing w:after="0" w:line="240" w:lineRule="auto"/>
          </w:pPr>
        </w:pPrChange>
      </w:pPr>
      <w:del w:id="514" w:author="Young, Dirk" w:date="2018-08-02T08:26:00Z">
        <w:r w:rsidRPr="00D35523" w:rsidDel="005911D4">
          <w:rPr>
            <w:rFonts w:eastAsia="Times New Roman" w:cs="Times New Roman"/>
            <w:szCs w:val="24"/>
          </w:rPr>
          <w:delText xml:space="preserve">1  </w:delText>
        </w:r>
        <w:r w:rsidRPr="00D35523" w:rsidDel="005911D4">
          <w:rPr>
            <w:rFonts w:eastAsia="Times New Roman" w:cs="Times New Roman"/>
            <w:szCs w:val="24"/>
          </w:rPr>
          <w:tab/>
          <w:delText>1</w:delText>
        </w:r>
        <w:r w:rsidRPr="00D35523" w:rsidDel="005911D4">
          <w:rPr>
            <w:rFonts w:eastAsia="Times New Roman" w:cs="Times New Roman"/>
            <w:szCs w:val="24"/>
          </w:rPr>
          <w:tab/>
          <w:delText xml:space="preserve">2014    123.9 </w:delText>
        </w:r>
        <w:r w:rsidRPr="00D35523" w:rsidDel="005911D4">
          <w:rPr>
            <w:rFonts w:eastAsia="Times New Roman" w:cs="Times New Roman"/>
            <w:szCs w:val="24"/>
          </w:rPr>
          <w:tab/>
          <w:delText xml:space="preserve">           1.7</w:delText>
        </w:r>
      </w:del>
    </w:p>
    <w:p w14:paraId="5DE12C6D" w14:textId="42671E76" w:rsidR="00D35523" w:rsidRPr="00D35523" w:rsidDel="005911D4" w:rsidRDefault="00D35523" w:rsidP="005911D4">
      <w:pPr>
        <w:jc w:val="center"/>
        <w:rPr>
          <w:del w:id="515" w:author="Young, Dirk" w:date="2018-08-02T08:26:00Z"/>
          <w:rFonts w:eastAsia="Times New Roman" w:cs="Times New Roman"/>
          <w:szCs w:val="24"/>
        </w:rPr>
        <w:pPrChange w:id="516" w:author="Young, Dirk" w:date="2018-08-02T08:26:00Z">
          <w:pPr>
            <w:widowControl w:val="0"/>
            <w:autoSpaceDE w:val="0"/>
            <w:autoSpaceDN w:val="0"/>
            <w:adjustRightInd w:val="0"/>
            <w:spacing w:after="0" w:line="240" w:lineRule="auto"/>
          </w:pPr>
        </w:pPrChange>
      </w:pPr>
      <w:del w:id="517" w:author="Young, Dirk" w:date="2018-08-02T08:26:00Z">
        <w:r w:rsidRPr="00D35523" w:rsidDel="005911D4">
          <w:rPr>
            <w:rFonts w:eastAsia="Times New Roman" w:cs="Times New Roman"/>
            <w:szCs w:val="24"/>
          </w:rPr>
          <w:delText xml:space="preserve">1  </w:delText>
        </w:r>
        <w:r w:rsidRPr="00D35523" w:rsidDel="005911D4">
          <w:rPr>
            <w:rFonts w:eastAsia="Times New Roman" w:cs="Times New Roman"/>
            <w:szCs w:val="24"/>
          </w:rPr>
          <w:tab/>
          <w:delText>2</w:delText>
        </w:r>
        <w:r w:rsidRPr="00D35523" w:rsidDel="005911D4">
          <w:rPr>
            <w:rFonts w:eastAsia="Times New Roman" w:cs="Times New Roman"/>
            <w:szCs w:val="24"/>
          </w:rPr>
          <w:tab/>
          <w:delText xml:space="preserve">2014    144      </w:delText>
        </w:r>
        <w:r w:rsidRPr="00D35523" w:rsidDel="005911D4">
          <w:rPr>
            <w:rFonts w:eastAsia="Times New Roman" w:cs="Times New Roman"/>
            <w:szCs w:val="24"/>
          </w:rPr>
          <w:tab/>
          <w:delText>1.8</w:delText>
        </w:r>
      </w:del>
    </w:p>
    <w:p w14:paraId="227232B5" w14:textId="23DC63CF" w:rsidR="00D35523" w:rsidRPr="00D35523" w:rsidDel="005911D4" w:rsidRDefault="00D35523" w:rsidP="005911D4">
      <w:pPr>
        <w:jc w:val="center"/>
        <w:rPr>
          <w:del w:id="518" w:author="Young, Dirk" w:date="2018-08-02T08:26:00Z"/>
          <w:rFonts w:eastAsia="Times New Roman" w:cs="Times New Roman"/>
          <w:szCs w:val="24"/>
        </w:rPr>
        <w:pPrChange w:id="519" w:author="Young, Dirk" w:date="2018-08-02T08:26:00Z">
          <w:pPr>
            <w:widowControl w:val="0"/>
            <w:autoSpaceDE w:val="0"/>
            <w:autoSpaceDN w:val="0"/>
            <w:adjustRightInd w:val="0"/>
            <w:spacing w:after="0" w:line="240" w:lineRule="auto"/>
          </w:pPr>
        </w:pPrChange>
      </w:pPr>
      <w:del w:id="520" w:author="Young, Dirk" w:date="2018-08-02T08:26:00Z">
        <w:r w:rsidRPr="00D35523" w:rsidDel="005911D4">
          <w:rPr>
            <w:rFonts w:eastAsia="Times New Roman" w:cs="Times New Roman"/>
            <w:szCs w:val="24"/>
          </w:rPr>
          <w:delText xml:space="preserve">A  </w:delText>
        </w:r>
        <w:r w:rsidRPr="00D35523" w:rsidDel="005911D4">
          <w:rPr>
            <w:rFonts w:eastAsia="Times New Roman" w:cs="Times New Roman"/>
            <w:szCs w:val="24"/>
          </w:rPr>
          <w:tab/>
          <w:delText xml:space="preserve">s  </w:delText>
        </w:r>
        <w:r w:rsidRPr="00D35523" w:rsidDel="005911D4">
          <w:rPr>
            <w:rFonts w:eastAsia="Times New Roman" w:cs="Times New Roman"/>
            <w:szCs w:val="24"/>
          </w:rPr>
          <w:tab/>
          <w:delText xml:space="preserve"> Q       119.90  </w:delText>
        </w:r>
        <w:r w:rsidRPr="00D35523" w:rsidDel="005911D4">
          <w:rPr>
            <w:rFonts w:eastAsia="Times New Roman" w:cs="Times New Roman"/>
            <w:szCs w:val="24"/>
          </w:rPr>
          <w:tab/>
        </w:r>
        <w:r w:rsidRPr="00D35523" w:rsidDel="005911D4">
          <w:rPr>
            <w:rFonts w:eastAsia="Times New Roman" w:cs="Times New Roman"/>
            <w:szCs w:val="24"/>
          </w:rPr>
          <w:tab/>
          <w:delText xml:space="preserve"> 1.9e4</w:delText>
        </w:r>
      </w:del>
    </w:p>
    <w:p w14:paraId="12100CD1" w14:textId="477911CD" w:rsidR="00D35523" w:rsidRPr="00D35523" w:rsidDel="005911D4" w:rsidRDefault="00D35523" w:rsidP="005911D4">
      <w:pPr>
        <w:jc w:val="center"/>
        <w:rPr>
          <w:del w:id="521" w:author="Young, Dirk" w:date="2018-08-02T08:26:00Z"/>
          <w:rFonts w:eastAsia="Times New Roman" w:cs="Times New Roman"/>
          <w:szCs w:val="24"/>
        </w:rPr>
        <w:pPrChange w:id="522" w:author="Young, Dirk" w:date="2018-08-02T08:26:00Z">
          <w:pPr>
            <w:widowControl w:val="0"/>
            <w:autoSpaceDE w:val="0"/>
            <w:autoSpaceDN w:val="0"/>
            <w:adjustRightInd w:val="0"/>
            <w:spacing w:after="0" w:line="240" w:lineRule="auto"/>
          </w:pPr>
        </w:pPrChange>
      </w:pPr>
      <w:del w:id="523" w:author="Young, Dirk" w:date="2018-08-02T08:26:00Z">
        <w:r w:rsidRPr="00D35523" w:rsidDel="005911D4">
          <w:rPr>
            <w:rFonts w:eastAsia="Times New Roman" w:cs="Times New Roman"/>
            <w:szCs w:val="24"/>
          </w:rPr>
          <w:delText>One     Apil     14         1.23e2            0.01</w:delText>
        </w:r>
      </w:del>
    </w:p>
    <w:p w14:paraId="0CC87736" w14:textId="0AACAFF4" w:rsidR="00D35523" w:rsidRPr="00D35523" w:rsidDel="005911D4" w:rsidRDefault="00D35523" w:rsidP="005911D4">
      <w:pPr>
        <w:jc w:val="center"/>
        <w:rPr>
          <w:del w:id="524" w:author="Young, Dirk" w:date="2018-08-02T08:26:00Z"/>
          <w:rFonts w:eastAsia="Times New Roman" w:cs="Times New Roman"/>
          <w:szCs w:val="24"/>
        </w:rPr>
        <w:pPrChange w:id="525" w:author="Young, Dirk" w:date="2018-08-02T08:26:00Z">
          <w:pPr>
            <w:widowControl w:val="0"/>
            <w:autoSpaceDE w:val="0"/>
            <w:autoSpaceDN w:val="0"/>
            <w:adjustRightInd w:val="0"/>
            <w:spacing w:after="0" w:line="240" w:lineRule="auto"/>
          </w:pPr>
        </w:pPrChange>
      </w:pPr>
    </w:p>
    <w:p w14:paraId="0191F876" w14:textId="4BD73E98" w:rsidR="00D35523" w:rsidRPr="00D35523" w:rsidDel="005911D4" w:rsidRDefault="00D35523" w:rsidP="005911D4">
      <w:pPr>
        <w:jc w:val="center"/>
        <w:rPr>
          <w:del w:id="526" w:author="Young, Dirk" w:date="2018-08-02T08:26:00Z"/>
          <w:rFonts w:eastAsia="Times New Roman" w:cs="Times New Roman"/>
          <w:szCs w:val="24"/>
        </w:rPr>
        <w:pPrChange w:id="527" w:author="Young, Dirk" w:date="2018-08-02T08:26:00Z">
          <w:pPr>
            <w:widowControl w:val="0"/>
            <w:autoSpaceDE w:val="0"/>
            <w:autoSpaceDN w:val="0"/>
            <w:adjustRightInd w:val="0"/>
            <w:spacing w:after="0" w:line="240" w:lineRule="auto"/>
          </w:pPr>
        </w:pPrChange>
      </w:pPr>
      <w:del w:id="528" w:author="Young, Dirk" w:date="2018-08-02T08:26:00Z">
        <w:r w:rsidRPr="00D35523" w:rsidDel="005911D4">
          <w:rPr>
            <w:rFonts w:eastAsia="Times New Roman" w:cs="Times New Roman"/>
            <w:szCs w:val="24"/>
          </w:rPr>
          <w:lastRenderedPageBreak/>
          <w:delText>The length of the file does not have to correspond to the weather file. But the program will assume that the first day of the time series will correspond to the first day of the weather file, and it will assume that the values are in chronological order and that there is no missing days or data.</w:delText>
        </w:r>
      </w:del>
    </w:p>
    <w:p w14:paraId="57F56FED" w14:textId="1B89385E" w:rsidR="00D35523" w:rsidRPr="00D35523" w:rsidDel="005911D4" w:rsidRDefault="00D35523" w:rsidP="005911D4">
      <w:pPr>
        <w:jc w:val="center"/>
        <w:rPr>
          <w:del w:id="529" w:author="Young, Dirk" w:date="2018-08-02T08:26:00Z"/>
          <w:rFonts w:eastAsia="Times New Roman" w:cs="Times New Roman"/>
          <w:szCs w:val="24"/>
        </w:rPr>
        <w:pPrChange w:id="530" w:author="Young, Dirk" w:date="2018-08-02T08:26:00Z">
          <w:pPr>
            <w:widowControl w:val="0"/>
            <w:autoSpaceDE w:val="0"/>
            <w:autoSpaceDN w:val="0"/>
            <w:adjustRightInd w:val="0"/>
            <w:spacing w:after="0" w:line="240" w:lineRule="auto"/>
          </w:pPr>
        </w:pPrChange>
      </w:pPr>
    </w:p>
    <w:p w14:paraId="7DD3C59D" w14:textId="2714D765" w:rsidR="00D35523" w:rsidRPr="00D35523" w:rsidDel="005911D4" w:rsidRDefault="00D35523" w:rsidP="005911D4">
      <w:pPr>
        <w:jc w:val="center"/>
        <w:rPr>
          <w:del w:id="531" w:author="Young, Dirk" w:date="2018-08-02T08:26:00Z"/>
          <w:rFonts w:eastAsia="Times New Roman" w:cs="Times New Roman"/>
          <w:b/>
          <w:bCs/>
          <w:szCs w:val="24"/>
        </w:rPr>
        <w:pPrChange w:id="532" w:author="Young, Dirk" w:date="2018-08-02T08:26:00Z">
          <w:pPr>
            <w:widowControl w:val="0"/>
            <w:autoSpaceDE w:val="0"/>
            <w:autoSpaceDN w:val="0"/>
            <w:adjustRightInd w:val="0"/>
            <w:spacing w:after="0" w:line="240" w:lineRule="auto"/>
          </w:pPr>
        </w:pPrChange>
      </w:pPr>
      <w:del w:id="533" w:author="Young, Dirk" w:date="2018-08-02T08:26:00Z">
        <w:r w:rsidRPr="00D35523" w:rsidDel="005911D4">
          <w:rPr>
            <w:rFonts w:eastAsia="Times New Roman" w:cs="Times New Roman"/>
            <w:b/>
            <w:bCs/>
            <w:szCs w:val="24"/>
          </w:rPr>
          <w:delText>Use PRZM5 Output File</w:delText>
        </w:r>
      </w:del>
    </w:p>
    <w:p w14:paraId="405120A1" w14:textId="1A786C65" w:rsidR="00D35523" w:rsidRPr="00D35523" w:rsidDel="005911D4" w:rsidRDefault="00D35523" w:rsidP="005911D4">
      <w:pPr>
        <w:jc w:val="center"/>
        <w:rPr>
          <w:del w:id="534" w:author="Young, Dirk" w:date="2018-08-02T08:26:00Z"/>
          <w:rFonts w:eastAsia="Times New Roman" w:cs="Times New Roman"/>
          <w:szCs w:val="24"/>
        </w:rPr>
        <w:pPrChange w:id="535" w:author="Young, Dirk" w:date="2018-08-02T08:26:00Z">
          <w:pPr>
            <w:widowControl w:val="0"/>
            <w:autoSpaceDE w:val="0"/>
            <w:autoSpaceDN w:val="0"/>
            <w:adjustRightInd w:val="0"/>
            <w:spacing w:after="0" w:line="240" w:lineRule="auto"/>
          </w:pPr>
        </w:pPrChange>
      </w:pPr>
      <w:del w:id="536" w:author="Young, Dirk" w:date="2018-08-02T08:26:00Z">
        <w:r w:rsidRPr="00D35523" w:rsidDel="005911D4">
          <w:rPr>
            <w:rFonts w:eastAsia="Times New Roman" w:cs="Times New Roman"/>
            <w:szCs w:val="24"/>
          </w:rPr>
          <w:delText>Choosing this option allow the program to read a standard PRZM5 ZTS file which specifies the daily mass as well as water flow into the system.  The required file has the same structure as a PRZM5 ZTS file (Young and Fry, 2014). All data are delimited by whitespace and each line represents one day of data. Data must be in chronological order and every day of the simulation must included.  The order of the data on a line is as follows:</w:delText>
        </w:r>
      </w:del>
    </w:p>
    <w:p w14:paraId="035D9F6D" w14:textId="2B9766AC" w:rsidR="00D35523" w:rsidRPr="00D35523" w:rsidDel="005911D4" w:rsidRDefault="00D35523" w:rsidP="005911D4">
      <w:pPr>
        <w:jc w:val="center"/>
        <w:rPr>
          <w:del w:id="537" w:author="Young, Dirk" w:date="2018-08-02T08:26:00Z"/>
          <w:rFonts w:eastAsia="Times New Roman" w:cs="Times New Roman"/>
          <w:szCs w:val="24"/>
        </w:rPr>
        <w:pPrChange w:id="538" w:author="Young, Dirk" w:date="2018-08-02T08:26:00Z">
          <w:pPr>
            <w:widowControl w:val="0"/>
            <w:autoSpaceDE w:val="0"/>
            <w:autoSpaceDN w:val="0"/>
            <w:adjustRightInd w:val="0"/>
            <w:spacing w:after="0" w:line="240" w:lineRule="auto"/>
          </w:pPr>
        </w:pPrChange>
      </w:pPr>
      <w:del w:id="539" w:author="Young, Dirk" w:date="2018-08-02T08:26:00Z">
        <w:r w:rsidRPr="00D35523" w:rsidDel="005911D4">
          <w:rPr>
            <w:rFonts w:eastAsia="Times New Roman" w:cs="Times New Roman"/>
            <w:szCs w:val="24"/>
          </w:rPr>
          <w:delText>year, month, day, daily flow (cm), daily sediment (tonnes), mass1 (g/cm</w:delText>
        </w:r>
        <w:r w:rsidRPr="00D35523" w:rsidDel="005911D4">
          <w:rPr>
            <w:rFonts w:eastAsia="Times New Roman" w:cs="Times New Roman"/>
            <w:szCs w:val="24"/>
            <w:vertAlign w:val="superscript"/>
          </w:rPr>
          <w:delText>2</w:delText>
        </w:r>
        <w:r w:rsidRPr="00D35523" w:rsidDel="005911D4">
          <w:rPr>
            <w:rFonts w:eastAsia="Times New Roman" w:cs="Times New Roman"/>
            <w:szCs w:val="24"/>
          </w:rPr>
          <w:delText>), mass2 (g/cm</w:delText>
        </w:r>
        <w:r w:rsidRPr="00D35523" w:rsidDel="005911D4">
          <w:rPr>
            <w:rFonts w:eastAsia="Times New Roman" w:cs="Times New Roman"/>
            <w:szCs w:val="24"/>
            <w:vertAlign w:val="superscript"/>
          </w:rPr>
          <w:delText>2</w:delText>
        </w:r>
        <w:r w:rsidRPr="00D35523" w:rsidDel="005911D4">
          <w:rPr>
            <w:rFonts w:eastAsia="Times New Roman" w:cs="Times New Roman"/>
            <w:szCs w:val="24"/>
          </w:rPr>
          <w:delText>)</w:delText>
        </w:r>
      </w:del>
    </w:p>
    <w:p w14:paraId="39B9D165" w14:textId="6A4AB178" w:rsidR="00D35523" w:rsidRPr="00D35523" w:rsidDel="005911D4" w:rsidRDefault="00D35523" w:rsidP="005911D4">
      <w:pPr>
        <w:jc w:val="center"/>
        <w:rPr>
          <w:del w:id="540" w:author="Young, Dirk" w:date="2018-08-02T08:26:00Z"/>
          <w:rFonts w:eastAsia="Times New Roman" w:cs="Times New Roman"/>
          <w:szCs w:val="24"/>
        </w:rPr>
        <w:pPrChange w:id="541" w:author="Young, Dirk" w:date="2018-08-02T08:26:00Z">
          <w:pPr>
            <w:widowControl w:val="0"/>
            <w:autoSpaceDE w:val="0"/>
            <w:autoSpaceDN w:val="0"/>
            <w:adjustRightInd w:val="0"/>
            <w:spacing w:after="0" w:line="240" w:lineRule="auto"/>
          </w:pPr>
        </w:pPrChange>
      </w:pPr>
    </w:p>
    <w:p w14:paraId="28A2DD65" w14:textId="5EC1A3BC" w:rsidR="00D35523" w:rsidRPr="00D35523" w:rsidDel="005911D4" w:rsidRDefault="00D35523" w:rsidP="005911D4">
      <w:pPr>
        <w:jc w:val="center"/>
        <w:rPr>
          <w:del w:id="542" w:author="Young, Dirk" w:date="2018-08-02T08:26:00Z"/>
          <w:rFonts w:eastAsia="Times New Roman" w:cs="Times New Roman"/>
          <w:szCs w:val="24"/>
        </w:rPr>
        <w:pPrChange w:id="543" w:author="Young, Dirk" w:date="2018-08-02T08:26:00Z">
          <w:pPr>
            <w:widowControl w:val="0"/>
            <w:autoSpaceDE w:val="0"/>
            <w:autoSpaceDN w:val="0"/>
            <w:adjustRightInd w:val="0"/>
            <w:spacing w:after="0" w:line="240" w:lineRule="auto"/>
          </w:pPr>
        </w:pPrChange>
      </w:pPr>
      <w:del w:id="544" w:author="Young, Dirk" w:date="2018-08-02T08:26:00Z">
        <w:r w:rsidRPr="00D35523" w:rsidDel="005911D4">
          <w:rPr>
            <w:rFonts w:eastAsia="Times New Roman" w:cs="Times New Roman"/>
            <w:szCs w:val="24"/>
          </w:rPr>
          <w:delText>However, he PSC does not use all the data generated from a PRZM5 run.  For the PSC, the format can be considered to be the following simpler version:</w:delText>
        </w:r>
      </w:del>
    </w:p>
    <w:p w14:paraId="0B142D08" w14:textId="45B35AF5" w:rsidR="00D35523" w:rsidRPr="00D35523" w:rsidDel="005911D4" w:rsidRDefault="00D35523" w:rsidP="005911D4">
      <w:pPr>
        <w:jc w:val="center"/>
        <w:rPr>
          <w:del w:id="545" w:author="Young, Dirk" w:date="2018-08-02T08:26:00Z"/>
          <w:rFonts w:eastAsia="Times New Roman" w:cs="Times New Roman"/>
          <w:szCs w:val="24"/>
        </w:rPr>
        <w:pPrChange w:id="546" w:author="Young, Dirk" w:date="2018-08-02T08:26:00Z">
          <w:pPr>
            <w:widowControl w:val="0"/>
            <w:autoSpaceDE w:val="0"/>
            <w:autoSpaceDN w:val="0"/>
            <w:adjustRightInd w:val="0"/>
            <w:spacing w:after="0" w:line="240" w:lineRule="auto"/>
          </w:pPr>
        </w:pPrChange>
      </w:pPr>
    </w:p>
    <w:p w14:paraId="20104E5F" w14:textId="5DF202F8" w:rsidR="00D35523" w:rsidRPr="00D35523" w:rsidDel="005911D4" w:rsidRDefault="00D35523" w:rsidP="005911D4">
      <w:pPr>
        <w:jc w:val="center"/>
        <w:rPr>
          <w:del w:id="547" w:author="Young, Dirk" w:date="2018-08-02T08:26:00Z"/>
          <w:rFonts w:eastAsia="Times New Roman" w:cs="Times New Roman"/>
          <w:szCs w:val="24"/>
        </w:rPr>
        <w:pPrChange w:id="548" w:author="Young, Dirk" w:date="2018-08-02T08:26:00Z">
          <w:pPr>
            <w:widowControl w:val="0"/>
            <w:autoSpaceDE w:val="0"/>
            <w:autoSpaceDN w:val="0"/>
            <w:adjustRightInd w:val="0"/>
            <w:spacing w:after="0" w:line="240" w:lineRule="auto"/>
          </w:pPr>
        </w:pPrChange>
      </w:pPr>
      <w:del w:id="549" w:author="Young, Dirk" w:date="2018-08-02T08:26:00Z">
        <w:r w:rsidRPr="00D35523" w:rsidDel="005911D4">
          <w:rPr>
            <w:rFonts w:eastAsia="Times New Roman" w:cs="Times New Roman"/>
            <w:i/>
            <w:iCs/>
            <w:szCs w:val="24"/>
          </w:rPr>
          <w:delText>dummy, dummy, dummy</w:delText>
        </w:r>
        <w:r w:rsidRPr="00D35523" w:rsidDel="005911D4">
          <w:rPr>
            <w:rFonts w:eastAsia="Times New Roman" w:cs="Times New Roman"/>
            <w:szCs w:val="24"/>
          </w:rPr>
          <w:delText xml:space="preserve">, daily flow (cm), </w:delText>
        </w:r>
        <w:r w:rsidRPr="00D35523" w:rsidDel="005911D4">
          <w:rPr>
            <w:rFonts w:eastAsia="Times New Roman" w:cs="Times New Roman"/>
            <w:i/>
            <w:iCs/>
            <w:szCs w:val="24"/>
          </w:rPr>
          <w:delText>dummy</w:delText>
        </w:r>
        <w:r w:rsidRPr="00D35523" w:rsidDel="005911D4">
          <w:rPr>
            <w:rFonts w:eastAsia="Times New Roman" w:cs="Times New Roman"/>
            <w:szCs w:val="24"/>
          </w:rPr>
          <w:delText>, mass entering (g/cm</w:delText>
        </w:r>
        <w:r w:rsidRPr="00D35523" w:rsidDel="005911D4">
          <w:rPr>
            <w:rFonts w:eastAsia="Times New Roman" w:cs="Times New Roman"/>
            <w:szCs w:val="24"/>
            <w:vertAlign w:val="superscript"/>
          </w:rPr>
          <w:delText>2</w:delText>
        </w:r>
        <w:r w:rsidRPr="00D35523" w:rsidDel="005911D4">
          <w:rPr>
            <w:rFonts w:eastAsia="Times New Roman" w:cs="Times New Roman"/>
            <w:szCs w:val="24"/>
          </w:rPr>
          <w:delText xml:space="preserve">), </w:delText>
        </w:r>
        <w:r w:rsidRPr="00D35523" w:rsidDel="005911D4">
          <w:rPr>
            <w:rFonts w:eastAsia="Times New Roman" w:cs="Times New Roman"/>
            <w:i/>
            <w:iCs/>
            <w:szCs w:val="24"/>
          </w:rPr>
          <w:delText>dummy</w:delText>
        </w:r>
      </w:del>
    </w:p>
    <w:p w14:paraId="2C9B4A69" w14:textId="2868DBFB" w:rsidR="00D35523" w:rsidRPr="00D35523" w:rsidDel="005911D4" w:rsidRDefault="00D35523" w:rsidP="005911D4">
      <w:pPr>
        <w:jc w:val="center"/>
        <w:rPr>
          <w:del w:id="550" w:author="Young, Dirk" w:date="2018-08-02T08:26:00Z"/>
          <w:rFonts w:eastAsia="Times New Roman" w:cs="Times New Roman"/>
          <w:szCs w:val="24"/>
        </w:rPr>
        <w:pPrChange w:id="551" w:author="Young, Dirk" w:date="2018-08-02T08:26:00Z">
          <w:pPr>
            <w:widowControl w:val="0"/>
            <w:autoSpaceDE w:val="0"/>
            <w:autoSpaceDN w:val="0"/>
            <w:adjustRightInd w:val="0"/>
            <w:spacing w:after="0" w:line="240" w:lineRule="auto"/>
          </w:pPr>
        </w:pPrChange>
      </w:pPr>
    </w:p>
    <w:p w14:paraId="5C8264F3" w14:textId="26C38EBD" w:rsidR="00D35523" w:rsidRPr="00D35523" w:rsidDel="005911D4" w:rsidRDefault="00D35523" w:rsidP="005911D4">
      <w:pPr>
        <w:jc w:val="center"/>
        <w:rPr>
          <w:del w:id="552" w:author="Young, Dirk" w:date="2018-08-02T08:26:00Z"/>
          <w:rFonts w:eastAsia="Times New Roman" w:cs="Times New Roman"/>
          <w:szCs w:val="24"/>
        </w:rPr>
        <w:pPrChange w:id="553" w:author="Young, Dirk" w:date="2018-08-02T08:26:00Z">
          <w:pPr>
            <w:widowControl w:val="0"/>
            <w:autoSpaceDE w:val="0"/>
            <w:autoSpaceDN w:val="0"/>
            <w:adjustRightInd w:val="0"/>
            <w:spacing w:after="0" w:line="240" w:lineRule="auto"/>
          </w:pPr>
        </w:pPrChange>
      </w:pPr>
      <w:del w:id="554" w:author="Young, Dirk" w:date="2018-08-02T08:26:00Z">
        <w:r w:rsidRPr="00D35523" w:rsidDel="005911D4">
          <w:rPr>
            <w:rFonts w:eastAsia="Times New Roman" w:cs="Times New Roman"/>
            <w:szCs w:val="24"/>
          </w:rPr>
          <w:delText>where dummy is a place holder.  Only the 4</w:delText>
        </w:r>
        <w:r w:rsidRPr="00D35523" w:rsidDel="005911D4">
          <w:rPr>
            <w:rFonts w:eastAsia="Times New Roman" w:cs="Times New Roman"/>
            <w:szCs w:val="24"/>
            <w:vertAlign w:val="superscript"/>
          </w:rPr>
          <w:delText>th</w:delText>
        </w:r>
        <w:r w:rsidRPr="00D35523" w:rsidDel="005911D4">
          <w:rPr>
            <w:rFonts w:eastAsia="Times New Roman" w:cs="Times New Roman"/>
            <w:szCs w:val="24"/>
          </w:rPr>
          <w:delText xml:space="preserve"> (daily flow) and the 6</w:delText>
        </w:r>
        <w:r w:rsidRPr="00D35523" w:rsidDel="005911D4">
          <w:rPr>
            <w:rFonts w:eastAsia="Times New Roman" w:cs="Times New Roman"/>
            <w:szCs w:val="24"/>
            <w:vertAlign w:val="superscript"/>
          </w:rPr>
          <w:delText>th</w:delText>
        </w:r>
        <w:r w:rsidRPr="00D35523" w:rsidDel="005911D4">
          <w:rPr>
            <w:rFonts w:eastAsia="Times New Roman" w:cs="Times New Roman"/>
            <w:szCs w:val="24"/>
          </w:rPr>
          <w:delText xml:space="preserve"> (mass1) are used by the PSC.  The remaining data serve only as place holder and can be replaced with a zero, so a typical file with 5 days of data may look like this:</w:delText>
        </w:r>
      </w:del>
    </w:p>
    <w:p w14:paraId="1167B112" w14:textId="3747AA73" w:rsidR="00D35523" w:rsidRPr="00D35523" w:rsidDel="005911D4" w:rsidRDefault="00D35523" w:rsidP="005911D4">
      <w:pPr>
        <w:jc w:val="center"/>
        <w:rPr>
          <w:del w:id="555" w:author="Young, Dirk" w:date="2018-08-02T08:26:00Z"/>
          <w:rFonts w:eastAsia="Times New Roman" w:cs="Times New Roman"/>
          <w:szCs w:val="24"/>
        </w:rPr>
        <w:pPrChange w:id="556" w:author="Young, Dirk" w:date="2018-08-02T08:26:00Z">
          <w:pPr>
            <w:widowControl w:val="0"/>
            <w:autoSpaceDE w:val="0"/>
            <w:autoSpaceDN w:val="0"/>
            <w:adjustRightInd w:val="0"/>
            <w:spacing w:after="0" w:line="240" w:lineRule="auto"/>
          </w:pPr>
        </w:pPrChange>
      </w:pPr>
    </w:p>
    <w:p w14:paraId="5200BD81" w14:textId="0EF9FC79" w:rsidR="00D35523" w:rsidRPr="00D35523" w:rsidDel="005911D4" w:rsidRDefault="00D35523" w:rsidP="005911D4">
      <w:pPr>
        <w:jc w:val="center"/>
        <w:rPr>
          <w:del w:id="557" w:author="Young, Dirk" w:date="2018-08-02T08:26:00Z"/>
          <w:rFonts w:eastAsia="Times New Roman" w:cs="Times New Roman"/>
          <w:szCs w:val="24"/>
        </w:rPr>
        <w:pPrChange w:id="558" w:author="Young, Dirk" w:date="2018-08-02T08:26:00Z">
          <w:pPr>
            <w:widowControl w:val="0"/>
            <w:autoSpaceDE w:val="0"/>
            <w:autoSpaceDN w:val="0"/>
            <w:adjustRightInd w:val="0"/>
            <w:spacing w:after="0" w:line="240" w:lineRule="auto"/>
          </w:pPr>
        </w:pPrChange>
      </w:pPr>
      <w:del w:id="559" w:author="Young, Dirk" w:date="2018-08-02T08:26:00Z">
        <w:r w:rsidRPr="00D35523" w:rsidDel="005911D4">
          <w:rPr>
            <w:rFonts w:eastAsia="Times New Roman" w:cs="Times New Roman"/>
            <w:szCs w:val="24"/>
          </w:rPr>
          <w:delText>0   0   0   0.12   0   1.34     0</w:delText>
        </w:r>
      </w:del>
    </w:p>
    <w:p w14:paraId="0172E006" w14:textId="617D8BC0" w:rsidR="00D35523" w:rsidRPr="00D35523" w:rsidDel="005911D4" w:rsidRDefault="00D35523" w:rsidP="005911D4">
      <w:pPr>
        <w:jc w:val="center"/>
        <w:rPr>
          <w:del w:id="560" w:author="Young, Dirk" w:date="2018-08-02T08:26:00Z"/>
          <w:rFonts w:eastAsia="Times New Roman" w:cs="Times New Roman"/>
          <w:szCs w:val="24"/>
        </w:rPr>
        <w:pPrChange w:id="561" w:author="Young, Dirk" w:date="2018-08-02T08:26:00Z">
          <w:pPr>
            <w:widowControl w:val="0"/>
            <w:autoSpaceDE w:val="0"/>
            <w:autoSpaceDN w:val="0"/>
            <w:adjustRightInd w:val="0"/>
            <w:spacing w:after="0" w:line="240" w:lineRule="auto"/>
          </w:pPr>
        </w:pPrChange>
      </w:pPr>
      <w:del w:id="562" w:author="Young, Dirk" w:date="2018-08-02T08:26:00Z">
        <w:r w:rsidRPr="00D35523" w:rsidDel="005911D4">
          <w:rPr>
            <w:rFonts w:eastAsia="Times New Roman" w:cs="Times New Roman"/>
            <w:szCs w:val="24"/>
          </w:rPr>
          <w:delText>0   0   0   0.17   0   1.34     0</w:delText>
        </w:r>
      </w:del>
    </w:p>
    <w:p w14:paraId="2F08F7B5" w14:textId="2930CD97" w:rsidR="00D35523" w:rsidRPr="00D35523" w:rsidDel="005911D4" w:rsidRDefault="00D35523" w:rsidP="005911D4">
      <w:pPr>
        <w:jc w:val="center"/>
        <w:rPr>
          <w:del w:id="563" w:author="Young, Dirk" w:date="2018-08-02T08:26:00Z"/>
          <w:rFonts w:eastAsia="Times New Roman" w:cs="Times New Roman"/>
          <w:szCs w:val="24"/>
        </w:rPr>
        <w:pPrChange w:id="564" w:author="Young, Dirk" w:date="2018-08-02T08:26:00Z">
          <w:pPr>
            <w:widowControl w:val="0"/>
            <w:autoSpaceDE w:val="0"/>
            <w:autoSpaceDN w:val="0"/>
            <w:adjustRightInd w:val="0"/>
            <w:spacing w:after="0" w:line="240" w:lineRule="auto"/>
          </w:pPr>
        </w:pPrChange>
      </w:pPr>
      <w:del w:id="565" w:author="Young, Dirk" w:date="2018-08-02T08:26:00Z">
        <w:r w:rsidRPr="00D35523" w:rsidDel="005911D4">
          <w:rPr>
            <w:rFonts w:eastAsia="Times New Roman" w:cs="Times New Roman"/>
            <w:szCs w:val="24"/>
          </w:rPr>
          <w:delText xml:space="preserve">0   0   0   0.13   0   0          0  </w:delText>
        </w:r>
      </w:del>
    </w:p>
    <w:p w14:paraId="0613B712" w14:textId="0C88E893" w:rsidR="00D35523" w:rsidRPr="00D35523" w:rsidDel="005911D4" w:rsidRDefault="00D35523" w:rsidP="005911D4">
      <w:pPr>
        <w:jc w:val="center"/>
        <w:rPr>
          <w:del w:id="566" w:author="Young, Dirk" w:date="2018-08-02T08:26:00Z"/>
          <w:rFonts w:eastAsia="Times New Roman" w:cs="Times New Roman"/>
          <w:szCs w:val="24"/>
        </w:rPr>
        <w:pPrChange w:id="567" w:author="Young, Dirk" w:date="2018-08-02T08:26:00Z">
          <w:pPr>
            <w:widowControl w:val="0"/>
            <w:autoSpaceDE w:val="0"/>
            <w:autoSpaceDN w:val="0"/>
            <w:adjustRightInd w:val="0"/>
            <w:spacing w:after="0" w:line="240" w:lineRule="auto"/>
          </w:pPr>
        </w:pPrChange>
      </w:pPr>
      <w:del w:id="568" w:author="Young, Dirk" w:date="2018-08-02T08:26:00Z">
        <w:r w:rsidRPr="00D35523" w:rsidDel="005911D4">
          <w:rPr>
            <w:rFonts w:eastAsia="Times New Roman" w:cs="Times New Roman"/>
            <w:szCs w:val="24"/>
          </w:rPr>
          <w:delText>0   0   0   0.00   0   0          0</w:delText>
        </w:r>
      </w:del>
    </w:p>
    <w:p w14:paraId="3D62E420" w14:textId="1F4E3903" w:rsidR="00D35523" w:rsidRPr="00D35523" w:rsidDel="005911D4" w:rsidRDefault="00D35523" w:rsidP="005911D4">
      <w:pPr>
        <w:jc w:val="center"/>
        <w:rPr>
          <w:del w:id="569" w:author="Young, Dirk" w:date="2018-08-02T08:26:00Z"/>
          <w:rFonts w:eastAsia="Times New Roman" w:cs="Times New Roman"/>
          <w:szCs w:val="24"/>
        </w:rPr>
        <w:pPrChange w:id="570" w:author="Young, Dirk" w:date="2018-08-02T08:26:00Z">
          <w:pPr>
            <w:widowControl w:val="0"/>
            <w:autoSpaceDE w:val="0"/>
            <w:autoSpaceDN w:val="0"/>
            <w:adjustRightInd w:val="0"/>
            <w:spacing w:after="0" w:line="240" w:lineRule="auto"/>
          </w:pPr>
        </w:pPrChange>
      </w:pPr>
      <w:del w:id="571" w:author="Young, Dirk" w:date="2018-08-02T08:26:00Z">
        <w:r w:rsidRPr="00D35523" w:rsidDel="005911D4">
          <w:rPr>
            <w:rFonts w:eastAsia="Times New Roman" w:cs="Times New Roman"/>
            <w:szCs w:val="24"/>
          </w:rPr>
          <w:delText>0   0   0   0.17   0   100.6   0</w:delText>
        </w:r>
      </w:del>
    </w:p>
    <w:p w14:paraId="15D672C3" w14:textId="16EDD8DF" w:rsidR="00D35523" w:rsidRPr="00D35523" w:rsidDel="005911D4" w:rsidRDefault="00D35523" w:rsidP="005911D4">
      <w:pPr>
        <w:jc w:val="center"/>
        <w:rPr>
          <w:del w:id="572" w:author="Young, Dirk" w:date="2018-08-02T08:26:00Z"/>
          <w:rFonts w:eastAsia="Times New Roman" w:cs="Times New Roman"/>
          <w:szCs w:val="24"/>
        </w:rPr>
        <w:pPrChange w:id="573" w:author="Young, Dirk" w:date="2018-08-02T08:26:00Z">
          <w:pPr>
            <w:widowControl w:val="0"/>
            <w:autoSpaceDE w:val="0"/>
            <w:autoSpaceDN w:val="0"/>
            <w:adjustRightInd w:val="0"/>
            <w:spacing w:after="0" w:line="240" w:lineRule="auto"/>
          </w:pPr>
        </w:pPrChange>
      </w:pPr>
    </w:p>
    <w:p w14:paraId="5EFD5770" w14:textId="15F81AA9" w:rsidR="00D35523" w:rsidRPr="00D35523" w:rsidDel="005911D4" w:rsidRDefault="00D35523" w:rsidP="005911D4">
      <w:pPr>
        <w:jc w:val="center"/>
        <w:rPr>
          <w:del w:id="574" w:author="Young, Dirk" w:date="2018-08-02T08:26:00Z"/>
          <w:rFonts w:eastAsia="Times New Roman" w:cs="Times New Roman"/>
          <w:b/>
          <w:bCs/>
          <w:szCs w:val="24"/>
        </w:rPr>
        <w:pPrChange w:id="575" w:author="Young, Dirk" w:date="2018-08-02T08:26:00Z">
          <w:pPr>
            <w:widowControl w:val="0"/>
            <w:autoSpaceDE w:val="0"/>
            <w:autoSpaceDN w:val="0"/>
            <w:adjustRightInd w:val="0"/>
            <w:spacing w:after="0" w:line="240" w:lineRule="auto"/>
          </w:pPr>
        </w:pPrChange>
      </w:pPr>
      <w:del w:id="576" w:author="Young, Dirk" w:date="2018-08-02T08:26:00Z">
        <w:r w:rsidRPr="00D35523" w:rsidDel="005911D4">
          <w:rPr>
            <w:rFonts w:eastAsia="Times New Roman" w:cs="Times New Roman"/>
            <w:b/>
            <w:bCs/>
            <w:szCs w:val="24"/>
          </w:rPr>
          <w:delText>Watershed Area:</w:delText>
        </w:r>
      </w:del>
    </w:p>
    <w:p w14:paraId="38105129" w14:textId="23FB4D9D" w:rsidR="00D35523" w:rsidRPr="00D35523" w:rsidDel="005911D4" w:rsidRDefault="00D35523" w:rsidP="005911D4">
      <w:pPr>
        <w:jc w:val="center"/>
        <w:rPr>
          <w:del w:id="577" w:author="Young, Dirk" w:date="2018-08-02T08:26:00Z"/>
          <w:rFonts w:eastAsia="Times New Roman" w:cs="Times New Roman"/>
          <w:szCs w:val="24"/>
        </w:rPr>
        <w:pPrChange w:id="578" w:author="Young, Dirk" w:date="2018-08-02T08:26:00Z">
          <w:pPr>
            <w:widowControl w:val="0"/>
            <w:autoSpaceDE w:val="0"/>
            <w:autoSpaceDN w:val="0"/>
            <w:adjustRightInd w:val="0"/>
            <w:spacing w:after="0" w:line="240" w:lineRule="auto"/>
          </w:pPr>
        </w:pPrChange>
      </w:pPr>
      <w:del w:id="579" w:author="Young, Dirk" w:date="2018-08-02T08:26:00Z">
        <w:r w:rsidRPr="00D35523" w:rsidDel="005911D4">
          <w:rPr>
            <w:rFonts w:eastAsia="Times New Roman" w:cs="Times New Roman"/>
            <w:szCs w:val="24"/>
          </w:rPr>
          <w:delText>Because the time series input file is structured as a PRZM5 output file as if the inputs were normalized to an area as represented by a watershed.  Thus total flow and total mass delivered into the PSC is the input file values times the watershed area using appropriate unit conversions.</w:delText>
        </w:r>
      </w:del>
    </w:p>
    <w:p w14:paraId="650653D4" w14:textId="7ADD43FE" w:rsidR="00D35523" w:rsidRPr="00D35523" w:rsidDel="005911D4" w:rsidRDefault="00D35523" w:rsidP="005911D4">
      <w:pPr>
        <w:jc w:val="center"/>
        <w:rPr>
          <w:del w:id="580" w:author="Young, Dirk" w:date="2018-08-02T08:26:00Z"/>
          <w:rFonts w:eastAsia="Times New Roman" w:cs="Times New Roman"/>
          <w:szCs w:val="24"/>
        </w:rPr>
        <w:pPrChange w:id="581" w:author="Young, Dirk" w:date="2018-08-02T08:26:00Z">
          <w:pPr>
            <w:widowControl w:val="0"/>
            <w:autoSpaceDE w:val="0"/>
            <w:autoSpaceDN w:val="0"/>
            <w:adjustRightInd w:val="0"/>
            <w:spacing w:after="0" w:line="240" w:lineRule="auto"/>
          </w:pPr>
        </w:pPrChange>
      </w:pPr>
    </w:p>
    <w:p w14:paraId="3ECAE639" w14:textId="15865DD0" w:rsidR="00D35523" w:rsidRPr="00D35523" w:rsidDel="005911D4" w:rsidRDefault="00D35523" w:rsidP="005911D4">
      <w:pPr>
        <w:jc w:val="center"/>
        <w:rPr>
          <w:del w:id="582" w:author="Young, Dirk" w:date="2018-08-02T08:26:00Z"/>
          <w:rFonts w:eastAsia="Times New Roman" w:cs="Times New Roman"/>
          <w:szCs w:val="24"/>
        </w:rPr>
        <w:pPrChange w:id="583" w:author="Young, Dirk" w:date="2018-08-02T08:26:00Z">
          <w:pPr>
            <w:widowControl w:val="0"/>
            <w:autoSpaceDE w:val="0"/>
            <w:autoSpaceDN w:val="0"/>
            <w:adjustRightInd w:val="0"/>
            <w:spacing w:after="0" w:line="240" w:lineRule="auto"/>
          </w:pPr>
        </w:pPrChange>
      </w:pPr>
    </w:p>
    <w:p w14:paraId="08EEFC5E" w14:textId="7B514181" w:rsidR="00D35523" w:rsidRPr="00D35523" w:rsidDel="005911D4" w:rsidRDefault="00D35523" w:rsidP="005911D4">
      <w:pPr>
        <w:jc w:val="center"/>
        <w:rPr>
          <w:del w:id="584" w:author="Young, Dirk" w:date="2018-08-02T08:26:00Z"/>
          <w:rFonts w:eastAsia="Times New Roman" w:cs="Times New Roman"/>
          <w:b/>
          <w:bCs/>
          <w:szCs w:val="24"/>
          <w:u w:val="single"/>
        </w:rPr>
        <w:pPrChange w:id="585" w:author="Young, Dirk" w:date="2018-08-02T08:26:00Z">
          <w:pPr>
            <w:widowControl w:val="0"/>
            <w:autoSpaceDE w:val="0"/>
            <w:autoSpaceDN w:val="0"/>
            <w:adjustRightInd w:val="0"/>
            <w:spacing w:after="0" w:line="240" w:lineRule="auto"/>
          </w:pPr>
        </w:pPrChange>
      </w:pPr>
      <w:del w:id="586" w:author="Young, Dirk" w:date="2018-08-02T08:26:00Z">
        <w:r w:rsidRPr="00D35523" w:rsidDel="005911D4">
          <w:rPr>
            <w:rFonts w:eastAsia="Times New Roman" w:cs="Times New Roman"/>
            <w:b/>
            <w:bCs/>
            <w:szCs w:val="24"/>
            <w:u w:val="single"/>
          </w:rPr>
          <w:delText>Toxicity Tab</w:delText>
        </w:r>
      </w:del>
    </w:p>
    <w:p w14:paraId="53544597" w14:textId="774AFA9B" w:rsidR="00D35523" w:rsidRPr="00D35523" w:rsidDel="005911D4" w:rsidRDefault="00D35523" w:rsidP="005911D4">
      <w:pPr>
        <w:jc w:val="center"/>
        <w:rPr>
          <w:del w:id="587" w:author="Young, Dirk" w:date="2018-08-02T08:26:00Z"/>
          <w:rFonts w:eastAsia="Times New Roman" w:cs="Times New Roman"/>
          <w:szCs w:val="24"/>
        </w:rPr>
        <w:pPrChange w:id="588" w:author="Young, Dirk" w:date="2018-08-02T08:26:00Z">
          <w:pPr>
            <w:widowControl w:val="0"/>
            <w:autoSpaceDE w:val="0"/>
            <w:autoSpaceDN w:val="0"/>
            <w:adjustRightInd w:val="0"/>
            <w:spacing w:after="0" w:line="240" w:lineRule="auto"/>
          </w:pPr>
        </w:pPrChange>
      </w:pPr>
    </w:p>
    <w:p w14:paraId="62FE8879" w14:textId="23EF07BD" w:rsidR="00D35523" w:rsidRPr="00D35523" w:rsidDel="005911D4" w:rsidRDefault="00D35523" w:rsidP="005911D4">
      <w:pPr>
        <w:jc w:val="center"/>
        <w:rPr>
          <w:del w:id="589" w:author="Young, Dirk" w:date="2018-08-02T08:26:00Z"/>
          <w:rFonts w:eastAsia="Times New Roman" w:cs="Times New Roman"/>
          <w:szCs w:val="24"/>
        </w:rPr>
        <w:pPrChange w:id="590" w:author="Young, Dirk" w:date="2018-08-02T08:26:00Z">
          <w:pPr>
            <w:widowControl w:val="0"/>
            <w:autoSpaceDE w:val="0"/>
            <w:autoSpaceDN w:val="0"/>
            <w:adjustRightInd w:val="0"/>
            <w:spacing w:after="0" w:line="240" w:lineRule="auto"/>
          </w:pPr>
        </w:pPrChange>
      </w:pPr>
      <w:del w:id="591" w:author="Young, Dirk" w:date="2018-08-02T08:26:00Z">
        <w:r w:rsidRPr="00D35523" w:rsidDel="005911D4">
          <w:rPr>
            <w:rFonts w:eastAsia="Times New Roman" w:cs="Times New Roman"/>
            <w:szCs w:val="24"/>
          </w:rPr>
          <w:delText xml:space="preserve">This Tab allows the user to enter Concentrations of Concern that correspond to several time averaging schemes.  The program will use these values for analysis if the user chooses to check the </w:delText>
        </w:r>
        <w:r w:rsidRPr="00D35523" w:rsidDel="005911D4">
          <w:rPr>
            <w:rFonts w:eastAsia="Times New Roman" w:cs="Times New Roman"/>
            <w:i/>
            <w:iCs/>
            <w:szCs w:val="24"/>
          </w:rPr>
          <w:delText>Do Toxicity Analysis</w:delText>
        </w:r>
        <w:r w:rsidRPr="00D35523" w:rsidDel="005911D4">
          <w:rPr>
            <w:rFonts w:eastAsia="Times New Roman" w:cs="Times New Roman"/>
            <w:szCs w:val="24"/>
          </w:rPr>
          <w:delText xml:space="preserve"> box at the top of the page. The program will calculate the number of days that the concentrations are above these value and how many consecutive days that remain above these values.</w:delText>
        </w:r>
      </w:del>
    </w:p>
    <w:p w14:paraId="59C662E5" w14:textId="786CB51B" w:rsidR="00D35523" w:rsidRPr="00D35523" w:rsidDel="005911D4" w:rsidRDefault="00D35523" w:rsidP="005911D4">
      <w:pPr>
        <w:jc w:val="center"/>
        <w:rPr>
          <w:del w:id="592" w:author="Young, Dirk" w:date="2018-08-02T08:26:00Z"/>
          <w:rFonts w:eastAsia="Times New Roman" w:cs="Times New Roman"/>
          <w:b/>
          <w:bCs/>
          <w:sz w:val="26"/>
          <w:szCs w:val="26"/>
          <w:u w:val="single"/>
        </w:rPr>
        <w:pPrChange w:id="593" w:author="Young, Dirk" w:date="2018-08-02T08:26:00Z">
          <w:pPr>
            <w:keepNext/>
            <w:widowControl w:val="0"/>
            <w:tabs>
              <w:tab w:val="left" w:pos="1005"/>
            </w:tabs>
            <w:autoSpaceDE w:val="0"/>
            <w:autoSpaceDN w:val="0"/>
            <w:adjustRightInd w:val="0"/>
            <w:spacing w:before="480" w:after="60" w:line="240" w:lineRule="auto"/>
            <w:outlineLvl w:val="2"/>
          </w:pPr>
        </w:pPrChange>
      </w:pPr>
      <w:del w:id="594" w:author="Young, Dirk" w:date="2018-08-02T08:26:00Z">
        <w:r w:rsidRPr="00D35523" w:rsidDel="005911D4">
          <w:rPr>
            <w:rFonts w:eastAsia="Times New Roman" w:cs="Times New Roman"/>
            <w:b/>
            <w:bCs/>
            <w:sz w:val="26"/>
            <w:szCs w:val="26"/>
            <w:u w:val="single"/>
          </w:rPr>
          <w:delText>Scenario Tab</w:delText>
        </w:r>
      </w:del>
    </w:p>
    <w:p w14:paraId="2ACCDC56" w14:textId="14840A2F" w:rsidR="00D35523" w:rsidRPr="00D35523" w:rsidDel="005911D4" w:rsidRDefault="00D35523" w:rsidP="005911D4">
      <w:pPr>
        <w:jc w:val="center"/>
        <w:rPr>
          <w:del w:id="595" w:author="Young, Dirk" w:date="2018-08-02T08:26:00Z"/>
          <w:rFonts w:eastAsia="Times New Roman" w:cs="Times New Roman"/>
          <w:szCs w:val="24"/>
        </w:rPr>
        <w:pPrChange w:id="596" w:author="Young, Dirk" w:date="2018-08-02T08:26:00Z">
          <w:pPr>
            <w:widowControl w:val="0"/>
            <w:autoSpaceDE w:val="0"/>
            <w:autoSpaceDN w:val="0"/>
            <w:adjustRightInd w:val="0"/>
            <w:spacing w:after="0" w:line="240" w:lineRule="auto"/>
          </w:pPr>
        </w:pPrChange>
      </w:pPr>
      <w:del w:id="597" w:author="Young, Dirk" w:date="2018-08-02T08:26:00Z">
        <w:r w:rsidRPr="00D35523" w:rsidDel="005911D4">
          <w:rPr>
            <w:rFonts w:eastAsia="Times New Roman" w:cs="Times New Roman"/>
            <w:szCs w:val="24"/>
          </w:rPr>
          <w:tab/>
          <w:delText xml:space="preserve">The </w:delText>
        </w:r>
        <w:r w:rsidRPr="00D35523" w:rsidDel="005911D4">
          <w:rPr>
            <w:rFonts w:eastAsia="Times New Roman" w:cs="Times New Roman"/>
            <w:i/>
            <w:iCs/>
            <w:szCs w:val="24"/>
          </w:rPr>
          <w:delText>Get Weather</w:delText>
        </w:r>
        <w:r w:rsidRPr="00D35523" w:rsidDel="005911D4">
          <w:rPr>
            <w:rFonts w:eastAsia="Times New Roman" w:cs="Times New Roman"/>
            <w:szCs w:val="24"/>
          </w:rPr>
          <w:delText xml:space="preserve"> button allows specification of a particular weather file.  The weather file should be organized without a header and into the following white-space-delimited columns:</w:delText>
        </w:r>
      </w:del>
    </w:p>
    <w:p w14:paraId="102D8D5C" w14:textId="288768A5" w:rsidR="00D35523" w:rsidRPr="00D35523" w:rsidDel="005911D4" w:rsidRDefault="00D35523" w:rsidP="005911D4">
      <w:pPr>
        <w:jc w:val="center"/>
        <w:rPr>
          <w:del w:id="598" w:author="Young, Dirk" w:date="2018-08-02T08:26:00Z"/>
          <w:rFonts w:eastAsia="Times New Roman" w:cs="Times New Roman"/>
          <w:szCs w:val="24"/>
        </w:rPr>
        <w:pPrChange w:id="599" w:author="Young, Dirk" w:date="2018-08-02T08:26:00Z">
          <w:pPr>
            <w:widowControl w:val="0"/>
            <w:autoSpaceDE w:val="0"/>
            <w:autoSpaceDN w:val="0"/>
            <w:adjustRightInd w:val="0"/>
            <w:spacing w:after="0" w:line="240" w:lineRule="auto"/>
          </w:pPr>
        </w:pPrChange>
      </w:pPr>
    </w:p>
    <w:p w14:paraId="3E94CC27" w14:textId="78A91C53" w:rsidR="00D35523" w:rsidRPr="00D35523" w:rsidDel="005911D4" w:rsidRDefault="00D35523" w:rsidP="005911D4">
      <w:pPr>
        <w:jc w:val="center"/>
        <w:rPr>
          <w:del w:id="600" w:author="Young, Dirk" w:date="2018-08-02T08:26:00Z"/>
          <w:rFonts w:eastAsia="Times New Roman" w:cs="Times New Roman"/>
          <w:sz w:val="20"/>
          <w:szCs w:val="20"/>
        </w:rPr>
        <w:pPrChange w:id="601" w:author="Young, Dirk" w:date="2018-08-02T08:26:00Z">
          <w:pPr>
            <w:widowControl w:val="0"/>
            <w:autoSpaceDE w:val="0"/>
            <w:autoSpaceDN w:val="0"/>
            <w:adjustRightInd w:val="0"/>
            <w:spacing w:after="0" w:line="240" w:lineRule="auto"/>
            <w:jc w:val="center"/>
          </w:pPr>
        </w:pPrChange>
      </w:pPr>
      <w:del w:id="602" w:author="Young, Dirk" w:date="2018-08-02T08:26:00Z">
        <w:r w:rsidRPr="00D35523" w:rsidDel="005911D4">
          <w:rPr>
            <w:rFonts w:eastAsia="Times New Roman" w:cs="Times New Roman"/>
            <w:sz w:val="20"/>
            <w:szCs w:val="20"/>
          </w:rPr>
          <w:delText>date, precipitation (cm), pan evaporation (cm), average temp (°C), wind speed (cm/s)</w:delText>
        </w:r>
      </w:del>
    </w:p>
    <w:p w14:paraId="6D68C3D0" w14:textId="0AB09889" w:rsidR="00D35523" w:rsidRPr="00D35523" w:rsidDel="005911D4" w:rsidRDefault="00D35523" w:rsidP="005911D4">
      <w:pPr>
        <w:jc w:val="center"/>
        <w:rPr>
          <w:del w:id="603" w:author="Young, Dirk" w:date="2018-08-02T08:26:00Z"/>
          <w:rFonts w:eastAsia="Times New Roman" w:cs="Times New Roman"/>
          <w:szCs w:val="24"/>
        </w:rPr>
        <w:pPrChange w:id="604" w:author="Young, Dirk" w:date="2018-08-02T08:26:00Z">
          <w:pPr>
            <w:widowControl w:val="0"/>
            <w:autoSpaceDE w:val="0"/>
            <w:autoSpaceDN w:val="0"/>
            <w:adjustRightInd w:val="0"/>
            <w:spacing w:after="0" w:line="240" w:lineRule="auto"/>
          </w:pPr>
        </w:pPrChange>
      </w:pPr>
    </w:p>
    <w:p w14:paraId="672D05FC" w14:textId="5841AA2C" w:rsidR="00D35523" w:rsidRPr="00D35523" w:rsidDel="005911D4" w:rsidRDefault="00D35523" w:rsidP="005911D4">
      <w:pPr>
        <w:jc w:val="center"/>
        <w:rPr>
          <w:del w:id="605" w:author="Young, Dirk" w:date="2018-08-02T08:26:00Z"/>
          <w:rFonts w:eastAsia="Times New Roman" w:cs="Times New Roman"/>
          <w:szCs w:val="24"/>
        </w:rPr>
        <w:pPrChange w:id="606" w:author="Young, Dirk" w:date="2018-08-02T08:26:00Z">
          <w:pPr>
            <w:widowControl w:val="0"/>
            <w:autoSpaceDE w:val="0"/>
            <w:autoSpaceDN w:val="0"/>
            <w:adjustRightInd w:val="0"/>
            <w:spacing w:after="0" w:line="240" w:lineRule="auto"/>
            <w:ind w:firstLine="720"/>
          </w:pPr>
        </w:pPrChange>
      </w:pPr>
      <w:del w:id="607" w:author="Young, Dirk" w:date="2018-08-02T08:26:00Z">
        <w:r w:rsidRPr="00D35523" w:rsidDel="005911D4">
          <w:rPr>
            <w:rFonts w:eastAsia="Times New Roman" w:cs="Times New Roman"/>
            <w:szCs w:val="24"/>
          </w:rPr>
          <w:delText>The date should be presented as a number consiting of the two digit numerical values for month day year and compiled together for example December 15, 1992 should be written as 121592.  January 3, 1991 should be writen as 010391 (or 10391).  The program will read the entire date value in as a single integer and parse the value. Because the file is recognized as being white-space delimited the date should not contain any internal spaces.  For example February 7, 1992 which is  020792 can be written as 20792 but not as 2 792.</w:delText>
        </w:r>
      </w:del>
    </w:p>
    <w:p w14:paraId="454B8577" w14:textId="1787DFDB" w:rsidR="00D35523" w:rsidRPr="00D35523" w:rsidDel="005911D4" w:rsidRDefault="00D35523" w:rsidP="005911D4">
      <w:pPr>
        <w:jc w:val="center"/>
        <w:rPr>
          <w:del w:id="608" w:author="Young, Dirk" w:date="2018-08-02T08:26:00Z"/>
          <w:rFonts w:eastAsia="Times New Roman" w:cs="Times New Roman"/>
          <w:szCs w:val="24"/>
        </w:rPr>
        <w:pPrChange w:id="609" w:author="Young, Dirk" w:date="2018-08-02T08:26:00Z">
          <w:pPr>
            <w:widowControl w:val="0"/>
            <w:autoSpaceDE w:val="0"/>
            <w:autoSpaceDN w:val="0"/>
            <w:adjustRightInd w:val="0"/>
            <w:spacing w:after="0" w:line="240" w:lineRule="auto"/>
            <w:ind w:firstLine="720"/>
          </w:pPr>
        </w:pPrChange>
      </w:pPr>
      <w:del w:id="610" w:author="Young, Dirk" w:date="2018-08-02T08:26:00Z">
        <w:r w:rsidRPr="00D35523" w:rsidDel="005911D4">
          <w:rPr>
            <w:rFonts w:eastAsia="Times New Roman" w:cs="Times New Roman"/>
            <w:szCs w:val="24"/>
          </w:rPr>
          <w:delText xml:space="preserve">Daily metrological files for the United Sates that will work for PFAM are available from the US EPA at:  </w:delText>
        </w:r>
        <w:r w:rsidR="00E659F4" w:rsidDel="005911D4">
          <w:fldChar w:fldCharType="begin"/>
        </w:r>
        <w:r w:rsidR="00E659F4" w:rsidDel="005911D4">
          <w:delInstrText xml:space="preserve"> HYPERLINK "http://www.epa.gov/ceampubl/tools/metdata/index.htm" </w:delInstrText>
        </w:r>
        <w:r w:rsidR="00E659F4" w:rsidDel="005911D4">
          <w:fldChar w:fldCharType="separate"/>
        </w:r>
        <w:r w:rsidRPr="00D35523" w:rsidDel="005911D4">
          <w:rPr>
            <w:rFonts w:eastAsia="Times New Roman" w:cs="Times New Roman"/>
            <w:color w:val="0000FF"/>
            <w:szCs w:val="24"/>
            <w:u w:val="single"/>
          </w:rPr>
          <w:delText>http://www.epa.gov/ceampubl/tools/metdata/index.htm</w:delText>
        </w:r>
        <w:r w:rsidR="00E659F4" w:rsidDel="005911D4">
          <w:rPr>
            <w:rFonts w:eastAsia="Times New Roman" w:cs="Times New Roman"/>
            <w:color w:val="0000FF"/>
            <w:szCs w:val="24"/>
            <w:u w:val="single"/>
          </w:rPr>
          <w:fldChar w:fldCharType="end"/>
        </w:r>
        <w:r w:rsidRPr="00D35523" w:rsidDel="005911D4">
          <w:rPr>
            <w:rFonts w:eastAsia="Times New Roman" w:cs="Times New Roman"/>
            <w:szCs w:val="24"/>
          </w:rPr>
          <w:delText xml:space="preserve">  The files at that address contain additional columns of information that have no effect on PFAM.</w:delText>
        </w:r>
      </w:del>
    </w:p>
    <w:p w14:paraId="7D4BF5CD" w14:textId="52A39FF0" w:rsidR="00D35523" w:rsidRPr="00D35523" w:rsidDel="005911D4" w:rsidRDefault="00D35523" w:rsidP="005911D4">
      <w:pPr>
        <w:jc w:val="center"/>
        <w:rPr>
          <w:del w:id="611" w:author="Young, Dirk" w:date="2018-08-02T08:26:00Z"/>
          <w:rFonts w:eastAsia="Times New Roman" w:cs="Times New Roman"/>
          <w:szCs w:val="24"/>
        </w:rPr>
        <w:pPrChange w:id="612" w:author="Young, Dirk" w:date="2018-08-02T08:26:00Z">
          <w:pPr>
            <w:widowControl w:val="0"/>
            <w:autoSpaceDE w:val="0"/>
            <w:autoSpaceDN w:val="0"/>
            <w:adjustRightInd w:val="0"/>
            <w:spacing w:after="0" w:line="240" w:lineRule="auto"/>
          </w:pPr>
        </w:pPrChange>
      </w:pPr>
    </w:p>
    <w:p w14:paraId="6621B5ED" w14:textId="6A3B89AF" w:rsidR="00D35523" w:rsidRPr="00D35523" w:rsidDel="005911D4" w:rsidRDefault="00D35523" w:rsidP="005911D4">
      <w:pPr>
        <w:jc w:val="center"/>
        <w:rPr>
          <w:del w:id="613" w:author="Young, Dirk" w:date="2018-08-02T08:26:00Z"/>
          <w:rFonts w:eastAsia="Times New Roman" w:cs="Times New Roman"/>
          <w:szCs w:val="24"/>
        </w:rPr>
        <w:pPrChange w:id="614" w:author="Young, Dirk" w:date="2018-08-02T08:26:00Z">
          <w:pPr>
            <w:widowControl w:val="0"/>
            <w:autoSpaceDE w:val="0"/>
            <w:autoSpaceDN w:val="0"/>
            <w:adjustRightInd w:val="0"/>
            <w:spacing w:after="0" w:line="240" w:lineRule="auto"/>
          </w:pPr>
        </w:pPrChange>
      </w:pPr>
    </w:p>
    <w:p w14:paraId="364D3A10" w14:textId="039E5BC2" w:rsidR="00D35523" w:rsidRPr="00D35523" w:rsidDel="005911D4" w:rsidRDefault="00D35523" w:rsidP="005911D4">
      <w:pPr>
        <w:jc w:val="center"/>
        <w:rPr>
          <w:del w:id="615" w:author="Young, Dirk" w:date="2018-08-02T08:26:00Z"/>
          <w:rFonts w:eastAsia="Times New Roman" w:cs="Times New Roman"/>
          <w:szCs w:val="24"/>
        </w:rPr>
        <w:pPrChange w:id="616" w:author="Young, Dirk" w:date="2018-08-02T08:26:00Z">
          <w:pPr>
            <w:widowControl w:val="0"/>
            <w:autoSpaceDE w:val="0"/>
            <w:autoSpaceDN w:val="0"/>
            <w:adjustRightInd w:val="0"/>
            <w:spacing w:after="0" w:line="240" w:lineRule="auto"/>
          </w:pPr>
        </w:pPrChange>
      </w:pPr>
      <w:del w:id="617" w:author="Young, Dirk" w:date="2018-08-02T08:26:00Z">
        <w:r w:rsidRPr="00D35523" w:rsidDel="005911D4">
          <w:rPr>
            <w:rFonts w:eastAsia="Times New Roman" w:cs="Times New Roman"/>
            <w:b/>
            <w:bCs/>
            <w:i/>
            <w:iCs/>
            <w:szCs w:val="24"/>
          </w:rPr>
          <w:delText>Width of Mixing Cell [m]</w:delText>
        </w:r>
        <w:r w:rsidRPr="00D35523" w:rsidDel="005911D4">
          <w:rPr>
            <w:rFonts w:eastAsia="Times New Roman" w:cs="Times New Roman"/>
            <w:szCs w:val="24"/>
          </w:rPr>
          <w:delText xml:space="preserve">  is the width of receiving water body.</w:delText>
        </w:r>
      </w:del>
    </w:p>
    <w:p w14:paraId="4BB9400B" w14:textId="6D32E07D" w:rsidR="00D35523" w:rsidRPr="00D35523" w:rsidDel="005911D4" w:rsidRDefault="00D35523" w:rsidP="005911D4">
      <w:pPr>
        <w:jc w:val="center"/>
        <w:rPr>
          <w:del w:id="618" w:author="Young, Dirk" w:date="2018-08-02T08:26:00Z"/>
          <w:rFonts w:eastAsia="Times New Roman" w:cs="Times New Roman"/>
          <w:szCs w:val="24"/>
        </w:rPr>
        <w:pPrChange w:id="619" w:author="Young, Dirk" w:date="2018-08-02T08:26:00Z">
          <w:pPr>
            <w:widowControl w:val="0"/>
            <w:autoSpaceDE w:val="0"/>
            <w:autoSpaceDN w:val="0"/>
            <w:adjustRightInd w:val="0"/>
            <w:spacing w:after="0" w:line="240" w:lineRule="auto"/>
          </w:pPr>
        </w:pPrChange>
      </w:pPr>
    </w:p>
    <w:p w14:paraId="1CDAC3BC" w14:textId="1F8E4398" w:rsidR="00D35523" w:rsidRPr="00D35523" w:rsidDel="005911D4" w:rsidRDefault="00D35523" w:rsidP="005911D4">
      <w:pPr>
        <w:jc w:val="center"/>
        <w:rPr>
          <w:del w:id="620" w:author="Young, Dirk" w:date="2018-08-02T08:26:00Z"/>
          <w:rFonts w:eastAsia="Times New Roman" w:cs="Times New Roman"/>
          <w:szCs w:val="24"/>
        </w:rPr>
        <w:pPrChange w:id="621" w:author="Young, Dirk" w:date="2018-08-02T08:26:00Z">
          <w:pPr>
            <w:widowControl w:val="0"/>
            <w:autoSpaceDE w:val="0"/>
            <w:autoSpaceDN w:val="0"/>
            <w:adjustRightInd w:val="0"/>
            <w:spacing w:after="0" w:line="240" w:lineRule="auto"/>
          </w:pPr>
        </w:pPrChange>
      </w:pPr>
      <w:del w:id="622" w:author="Young, Dirk" w:date="2018-08-02T08:26:00Z">
        <w:r w:rsidRPr="00D35523" w:rsidDel="005911D4">
          <w:rPr>
            <w:rFonts w:eastAsia="Times New Roman" w:cs="Times New Roman"/>
            <w:b/>
            <w:bCs/>
            <w:i/>
            <w:iCs/>
            <w:szCs w:val="24"/>
          </w:rPr>
          <w:delText>Depth of Mixing Cell [m]</w:delText>
        </w:r>
        <w:r w:rsidRPr="00D35523" w:rsidDel="005911D4">
          <w:rPr>
            <w:rFonts w:eastAsia="Times New Roman" w:cs="Times New Roman"/>
            <w:szCs w:val="24"/>
          </w:rPr>
          <w:delText xml:space="preserve"> is the depth of receiving water body.</w:delText>
        </w:r>
      </w:del>
    </w:p>
    <w:p w14:paraId="0F93BFB1" w14:textId="2FC3E4BA" w:rsidR="00D35523" w:rsidRPr="00D35523" w:rsidDel="005911D4" w:rsidRDefault="00D35523" w:rsidP="005911D4">
      <w:pPr>
        <w:jc w:val="center"/>
        <w:rPr>
          <w:del w:id="623" w:author="Young, Dirk" w:date="2018-08-02T08:26:00Z"/>
          <w:rFonts w:eastAsia="Times New Roman" w:cs="Times New Roman"/>
          <w:szCs w:val="24"/>
        </w:rPr>
        <w:pPrChange w:id="624" w:author="Young, Dirk" w:date="2018-08-02T08:26:00Z">
          <w:pPr>
            <w:widowControl w:val="0"/>
            <w:autoSpaceDE w:val="0"/>
            <w:autoSpaceDN w:val="0"/>
            <w:adjustRightInd w:val="0"/>
            <w:spacing w:after="0" w:line="240" w:lineRule="auto"/>
          </w:pPr>
        </w:pPrChange>
      </w:pPr>
    </w:p>
    <w:p w14:paraId="322DAC37" w14:textId="72163107" w:rsidR="00D35523" w:rsidRPr="00D35523" w:rsidDel="005911D4" w:rsidRDefault="00D35523" w:rsidP="005911D4">
      <w:pPr>
        <w:jc w:val="center"/>
        <w:rPr>
          <w:del w:id="625" w:author="Young, Dirk" w:date="2018-08-02T08:26:00Z"/>
          <w:rFonts w:eastAsia="Times New Roman" w:cs="Times New Roman"/>
          <w:szCs w:val="24"/>
        </w:rPr>
        <w:pPrChange w:id="626" w:author="Young, Dirk" w:date="2018-08-02T08:26:00Z">
          <w:pPr>
            <w:widowControl w:val="0"/>
            <w:autoSpaceDE w:val="0"/>
            <w:autoSpaceDN w:val="0"/>
            <w:adjustRightInd w:val="0"/>
            <w:spacing w:after="0" w:line="240" w:lineRule="auto"/>
          </w:pPr>
        </w:pPrChange>
      </w:pPr>
      <w:del w:id="627" w:author="Young, Dirk" w:date="2018-08-02T08:26:00Z">
        <w:r w:rsidRPr="00D35523" w:rsidDel="005911D4">
          <w:rPr>
            <w:rFonts w:eastAsia="Times New Roman" w:cs="Times New Roman"/>
            <w:b/>
            <w:bCs/>
            <w:i/>
            <w:iCs/>
            <w:szCs w:val="24"/>
          </w:rPr>
          <w:delText>Length of Mixing Cell [m]</w:delText>
        </w:r>
        <w:r w:rsidRPr="00D35523" w:rsidDel="005911D4">
          <w:rPr>
            <w:rFonts w:eastAsia="Times New Roman" w:cs="Times New Roman"/>
            <w:szCs w:val="24"/>
          </w:rPr>
          <w:delText xml:space="preserve"> is the width of receiving water body.  Note that for a flowing water body such as a stream or river, this length value should correspond roughly to twice the dispersivity (2D/v, where D is the dispersion coefficient and v is the velocity of the stream or river)) characteristic of the flowing water body.  A good starting values may be around 30 meters as estimated from the median of data in Fisher et al. (1979).                                           </w:delText>
        </w:r>
      </w:del>
    </w:p>
    <w:p w14:paraId="1D347553" w14:textId="5863C9DC" w:rsidR="00D35523" w:rsidRPr="00D35523" w:rsidDel="005911D4" w:rsidRDefault="00D35523" w:rsidP="005911D4">
      <w:pPr>
        <w:jc w:val="center"/>
        <w:rPr>
          <w:del w:id="628" w:author="Young, Dirk" w:date="2018-08-02T08:26:00Z"/>
          <w:rFonts w:eastAsia="Times New Roman" w:cs="Times New Roman"/>
          <w:szCs w:val="24"/>
        </w:rPr>
        <w:pPrChange w:id="629" w:author="Young, Dirk" w:date="2018-08-02T08:26:00Z">
          <w:pPr>
            <w:widowControl w:val="0"/>
            <w:autoSpaceDE w:val="0"/>
            <w:autoSpaceDN w:val="0"/>
            <w:adjustRightInd w:val="0"/>
            <w:spacing w:after="0" w:line="240" w:lineRule="auto"/>
          </w:pPr>
        </w:pPrChange>
      </w:pPr>
    </w:p>
    <w:p w14:paraId="0085C59A" w14:textId="31BEB33C" w:rsidR="00D35523" w:rsidRPr="00D35523" w:rsidDel="005911D4" w:rsidRDefault="00D35523" w:rsidP="005911D4">
      <w:pPr>
        <w:jc w:val="center"/>
        <w:rPr>
          <w:del w:id="630" w:author="Young, Dirk" w:date="2018-08-02T08:26:00Z"/>
          <w:rFonts w:eastAsia="Times New Roman" w:cs="Times New Roman"/>
          <w:szCs w:val="24"/>
        </w:rPr>
        <w:pPrChange w:id="631" w:author="Young, Dirk" w:date="2018-08-02T08:26:00Z">
          <w:pPr>
            <w:widowControl w:val="0"/>
            <w:autoSpaceDE w:val="0"/>
            <w:autoSpaceDN w:val="0"/>
            <w:adjustRightInd w:val="0"/>
            <w:spacing w:after="0" w:line="240" w:lineRule="auto"/>
          </w:pPr>
        </w:pPrChange>
      </w:pPr>
      <w:del w:id="632" w:author="Young, Dirk" w:date="2018-08-02T08:26:00Z">
        <w:r w:rsidRPr="00D35523" w:rsidDel="005911D4">
          <w:rPr>
            <w:rFonts w:eastAsia="Times New Roman" w:cs="Times New Roman"/>
            <w:b/>
            <w:bCs/>
            <w:i/>
            <w:iCs/>
            <w:szCs w:val="24"/>
          </w:rPr>
          <w:delText>Use Constant Flow Rate [m3/sec]</w:delText>
        </w:r>
        <w:r w:rsidRPr="00D35523" w:rsidDel="005911D4">
          <w:rPr>
            <w:rFonts w:eastAsia="Times New Roman" w:cs="Times New Roman"/>
            <w:szCs w:val="24"/>
          </w:rPr>
          <w:delText xml:space="preserve"> specifies is the base flow through the receiving water body.</w:delText>
        </w:r>
      </w:del>
    </w:p>
    <w:p w14:paraId="26FA4D42" w14:textId="7BEEE29B" w:rsidR="00D35523" w:rsidRPr="00D35523" w:rsidDel="005911D4" w:rsidRDefault="00D35523" w:rsidP="005911D4">
      <w:pPr>
        <w:jc w:val="center"/>
        <w:rPr>
          <w:del w:id="633" w:author="Young, Dirk" w:date="2018-08-02T08:26:00Z"/>
          <w:rFonts w:eastAsia="Times New Roman" w:cs="Times New Roman"/>
          <w:szCs w:val="24"/>
        </w:rPr>
        <w:pPrChange w:id="634" w:author="Young, Dirk" w:date="2018-08-02T08:26:00Z">
          <w:pPr>
            <w:widowControl w:val="0"/>
            <w:autoSpaceDE w:val="0"/>
            <w:autoSpaceDN w:val="0"/>
            <w:adjustRightInd w:val="0"/>
            <w:spacing w:after="0" w:line="240" w:lineRule="auto"/>
          </w:pPr>
        </w:pPrChange>
      </w:pPr>
    </w:p>
    <w:p w14:paraId="6B72AC2D" w14:textId="16783E09" w:rsidR="00D35523" w:rsidRPr="00D35523" w:rsidDel="005911D4" w:rsidRDefault="00D35523" w:rsidP="005911D4">
      <w:pPr>
        <w:jc w:val="center"/>
        <w:rPr>
          <w:del w:id="635" w:author="Young, Dirk" w:date="2018-08-02T08:26:00Z"/>
          <w:rFonts w:eastAsia="Times New Roman" w:cs="Times New Roman"/>
          <w:szCs w:val="24"/>
        </w:rPr>
        <w:pPrChange w:id="636" w:author="Young, Dirk" w:date="2018-08-02T08:26:00Z">
          <w:pPr>
            <w:widowControl w:val="0"/>
            <w:autoSpaceDE w:val="0"/>
            <w:autoSpaceDN w:val="0"/>
            <w:adjustRightInd w:val="0"/>
            <w:spacing w:after="0" w:line="240" w:lineRule="auto"/>
          </w:pPr>
        </w:pPrChange>
      </w:pPr>
    </w:p>
    <w:p w14:paraId="29441F77" w14:textId="1DF09E23" w:rsidR="00D35523" w:rsidRPr="00D35523" w:rsidDel="005911D4" w:rsidRDefault="00D35523" w:rsidP="005911D4">
      <w:pPr>
        <w:jc w:val="center"/>
        <w:rPr>
          <w:del w:id="637" w:author="Young, Dirk" w:date="2018-08-02T08:26:00Z"/>
          <w:rFonts w:eastAsia="Times New Roman" w:cs="Times New Roman"/>
          <w:szCs w:val="24"/>
        </w:rPr>
        <w:pPrChange w:id="638" w:author="Young, Dirk" w:date="2018-08-02T08:26:00Z">
          <w:pPr>
            <w:widowControl w:val="0"/>
            <w:autoSpaceDE w:val="0"/>
            <w:autoSpaceDN w:val="0"/>
            <w:adjustRightInd w:val="0"/>
            <w:spacing w:after="0" w:line="240" w:lineRule="auto"/>
          </w:pPr>
        </w:pPrChange>
      </w:pPr>
    </w:p>
    <w:p w14:paraId="3577E3AF" w14:textId="6BA6D5B7" w:rsidR="00D35523" w:rsidRPr="00D35523" w:rsidDel="005911D4" w:rsidRDefault="00D35523" w:rsidP="005911D4">
      <w:pPr>
        <w:jc w:val="center"/>
        <w:rPr>
          <w:del w:id="639" w:author="Young, Dirk" w:date="2018-08-02T08:26:00Z"/>
          <w:rFonts w:eastAsia="Times New Roman" w:cs="Times New Roman"/>
          <w:szCs w:val="24"/>
        </w:rPr>
        <w:pPrChange w:id="640" w:author="Young, Dirk" w:date="2018-08-02T08:26:00Z">
          <w:pPr>
            <w:widowControl w:val="0"/>
            <w:autoSpaceDE w:val="0"/>
            <w:autoSpaceDN w:val="0"/>
            <w:adjustRightInd w:val="0"/>
            <w:spacing w:after="0" w:line="240" w:lineRule="auto"/>
          </w:pPr>
        </w:pPrChange>
      </w:pPr>
      <w:del w:id="641" w:author="Young, Dirk" w:date="2018-08-02T08:26:00Z">
        <w:r w:rsidRPr="00D35523" w:rsidDel="005911D4">
          <w:rPr>
            <w:rFonts w:eastAsia="Times New Roman" w:cs="Times New Roman"/>
            <w:b/>
            <w:bCs/>
            <w:i/>
            <w:iCs/>
            <w:szCs w:val="24"/>
          </w:rPr>
          <w:delText>Benthic Depth</w:delText>
        </w:r>
        <w:r w:rsidRPr="00D35523" w:rsidDel="005911D4">
          <w:rPr>
            <w:rFonts w:eastAsia="Times New Roman" w:cs="Times New Roman"/>
            <w:szCs w:val="24"/>
          </w:rPr>
          <w:delText xml:space="preserve"> [m] is the depth of the benthic compartment.  This is another difficult to estimate parameter; however, literature and EPA’s own calibrations suggest about 0.05 m. </w:delText>
        </w:r>
      </w:del>
    </w:p>
    <w:p w14:paraId="5366870A" w14:textId="7A61CD9B" w:rsidR="00D35523" w:rsidRPr="00D35523" w:rsidDel="005911D4" w:rsidRDefault="00D35523" w:rsidP="005911D4">
      <w:pPr>
        <w:jc w:val="center"/>
        <w:rPr>
          <w:del w:id="642" w:author="Young, Dirk" w:date="2018-08-02T08:26:00Z"/>
          <w:rFonts w:eastAsia="Times New Roman" w:cs="Times New Roman"/>
          <w:szCs w:val="24"/>
        </w:rPr>
        <w:pPrChange w:id="643" w:author="Young, Dirk" w:date="2018-08-02T08:26:00Z">
          <w:pPr>
            <w:widowControl w:val="0"/>
            <w:autoSpaceDE w:val="0"/>
            <w:autoSpaceDN w:val="0"/>
            <w:adjustRightInd w:val="0"/>
            <w:spacing w:after="0" w:line="240" w:lineRule="auto"/>
          </w:pPr>
        </w:pPrChange>
      </w:pPr>
    </w:p>
    <w:p w14:paraId="1F577C00" w14:textId="37475B78" w:rsidR="00D35523" w:rsidRPr="00D35523" w:rsidDel="005911D4" w:rsidRDefault="00D35523" w:rsidP="005911D4">
      <w:pPr>
        <w:jc w:val="center"/>
        <w:rPr>
          <w:del w:id="644" w:author="Young, Dirk" w:date="2018-08-02T08:26:00Z"/>
          <w:rFonts w:eastAsia="Times New Roman" w:cs="Times New Roman"/>
          <w:szCs w:val="24"/>
        </w:rPr>
        <w:pPrChange w:id="645" w:author="Young, Dirk" w:date="2018-08-02T08:26:00Z">
          <w:pPr>
            <w:widowControl w:val="0"/>
            <w:autoSpaceDE w:val="0"/>
            <w:autoSpaceDN w:val="0"/>
            <w:adjustRightInd w:val="0"/>
            <w:spacing w:after="0" w:line="240" w:lineRule="auto"/>
          </w:pPr>
        </w:pPrChange>
      </w:pPr>
      <w:del w:id="646" w:author="Young, Dirk" w:date="2018-08-02T08:26:00Z">
        <w:r w:rsidRPr="00D35523" w:rsidDel="005911D4">
          <w:rPr>
            <w:rFonts w:eastAsia="Times New Roman" w:cs="Times New Roman"/>
            <w:b/>
            <w:bCs/>
            <w:i/>
            <w:iCs/>
            <w:szCs w:val="24"/>
          </w:rPr>
          <w:delText>Benthic Porosity</w:delText>
        </w:r>
        <w:r w:rsidRPr="00D35523" w:rsidDel="005911D4">
          <w:rPr>
            <w:rFonts w:eastAsia="Times New Roman" w:cs="Times New Roman"/>
            <w:szCs w:val="24"/>
          </w:rPr>
          <w:delText xml:space="preserve"> is the porosity of the benthic compartment: [pore space volume per total volume].  Default value is set to that used by the EPA standard farm pond.</w:delText>
        </w:r>
      </w:del>
    </w:p>
    <w:p w14:paraId="7A3CDF04" w14:textId="478CD67F" w:rsidR="00D35523" w:rsidRPr="00D35523" w:rsidDel="005911D4" w:rsidRDefault="00D35523" w:rsidP="005911D4">
      <w:pPr>
        <w:jc w:val="center"/>
        <w:rPr>
          <w:del w:id="647" w:author="Young, Dirk" w:date="2018-08-02T08:26:00Z"/>
          <w:rFonts w:eastAsia="Times New Roman" w:cs="Times New Roman"/>
          <w:b/>
          <w:bCs/>
          <w:szCs w:val="24"/>
        </w:rPr>
        <w:pPrChange w:id="648" w:author="Young, Dirk" w:date="2018-08-02T08:26:00Z">
          <w:pPr>
            <w:widowControl w:val="0"/>
            <w:autoSpaceDE w:val="0"/>
            <w:autoSpaceDN w:val="0"/>
            <w:adjustRightInd w:val="0"/>
            <w:spacing w:after="0" w:line="240" w:lineRule="auto"/>
          </w:pPr>
        </w:pPrChange>
      </w:pPr>
    </w:p>
    <w:p w14:paraId="0C44A68D" w14:textId="728E6035" w:rsidR="00D35523" w:rsidRPr="00D35523" w:rsidDel="005911D4" w:rsidRDefault="00D35523" w:rsidP="005911D4">
      <w:pPr>
        <w:jc w:val="center"/>
        <w:rPr>
          <w:del w:id="649" w:author="Young, Dirk" w:date="2018-08-02T08:26:00Z"/>
          <w:rFonts w:eastAsia="Times New Roman" w:cs="Times New Roman"/>
          <w:szCs w:val="24"/>
        </w:rPr>
        <w:pPrChange w:id="650" w:author="Young, Dirk" w:date="2018-08-02T08:26:00Z">
          <w:pPr>
            <w:widowControl w:val="0"/>
            <w:autoSpaceDE w:val="0"/>
            <w:autoSpaceDN w:val="0"/>
            <w:adjustRightInd w:val="0"/>
            <w:spacing w:after="0" w:line="240" w:lineRule="auto"/>
          </w:pPr>
        </w:pPrChange>
      </w:pPr>
      <w:del w:id="651" w:author="Young, Dirk" w:date="2018-08-02T08:26:00Z">
        <w:r w:rsidRPr="00D35523" w:rsidDel="005911D4">
          <w:rPr>
            <w:rFonts w:eastAsia="Times New Roman" w:cs="Times New Roman"/>
            <w:b/>
            <w:bCs/>
            <w:i/>
            <w:iCs/>
            <w:szCs w:val="24"/>
          </w:rPr>
          <w:delText xml:space="preserve">Dry Bulk Density </w:delText>
        </w:r>
        <w:r w:rsidRPr="00D35523" w:rsidDel="005911D4">
          <w:rPr>
            <w:rFonts w:eastAsia="Times New Roman" w:cs="Times New Roman"/>
            <w:b/>
            <w:bCs/>
            <w:szCs w:val="24"/>
          </w:rPr>
          <w:delText>[g/cm</w:delText>
        </w:r>
        <w:r w:rsidRPr="00D35523" w:rsidDel="005911D4">
          <w:rPr>
            <w:rFonts w:eastAsia="Times New Roman" w:cs="Times New Roman"/>
            <w:b/>
            <w:bCs/>
            <w:szCs w:val="24"/>
            <w:vertAlign w:val="superscript"/>
          </w:rPr>
          <w:delText>3</w:delText>
        </w:r>
        <w:r w:rsidRPr="00D35523" w:rsidDel="005911D4">
          <w:rPr>
            <w:rFonts w:eastAsia="Times New Roman" w:cs="Times New Roman"/>
            <w:b/>
            <w:bCs/>
            <w:szCs w:val="24"/>
          </w:rPr>
          <w:delText>]</w:delText>
        </w:r>
        <w:r w:rsidRPr="00D35523" w:rsidDel="005911D4">
          <w:rPr>
            <w:rFonts w:eastAsia="Times New Roman" w:cs="Times New Roman"/>
            <w:szCs w:val="24"/>
          </w:rPr>
          <w:delText xml:space="preserve"> is the rationally defined bulk density: [mass of sediment per total volume of sediment].  Default value is set to that used by the EPA standard farm pond.</w:delText>
        </w:r>
      </w:del>
    </w:p>
    <w:p w14:paraId="40B619B5" w14:textId="5B0DD773" w:rsidR="00D35523" w:rsidRPr="00D35523" w:rsidDel="005911D4" w:rsidRDefault="00D35523" w:rsidP="005911D4">
      <w:pPr>
        <w:jc w:val="center"/>
        <w:rPr>
          <w:del w:id="652" w:author="Young, Dirk" w:date="2018-08-02T08:26:00Z"/>
          <w:rFonts w:eastAsia="Times New Roman" w:cs="Times New Roman"/>
          <w:szCs w:val="24"/>
        </w:rPr>
        <w:pPrChange w:id="653" w:author="Young, Dirk" w:date="2018-08-02T08:26:00Z">
          <w:pPr>
            <w:widowControl w:val="0"/>
            <w:autoSpaceDE w:val="0"/>
            <w:autoSpaceDN w:val="0"/>
            <w:adjustRightInd w:val="0"/>
            <w:spacing w:after="0" w:line="240" w:lineRule="auto"/>
          </w:pPr>
        </w:pPrChange>
      </w:pPr>
    </w:p>
    <w:p w14:paraId="25050E38" w14:textId="7C91FFF0" w:rsidR="00D35523" w:rsidRPr="00D35523" w:rsidDel="005911D4" w:rsidRDefault="00D35523" w:rsidP="005911D4">
      <w:pPr>
        <w:jc w:val="center"/>
        <w:rPr>
          <w:del w:id="654" w:author="Young, Dirk" w:date="2018-08-02T08:26:00Z"/>
          <w:rFonts w:eastAsia="Times New Roman" w:cs="Times New Roman"/>
          <w:szCs w:val="24"/>
        </w:rPr>
        <w:pPrChange w:id="655" w:author="Young, Dirk" w:date="2018-08-02T08:26:00Z">
          <w:pPr>
            <w:widowControl w:val="0"/>
            <w:autoSpaceDE w:val="0"/>
            <w:autoSpaceDN w:val="0"/>
            <w:adjustRightInd w:val="0"/>
            <w:spacing w:after="0" w:line="240" w:lineRule="auto"/>
          </w:pPr>
        </w:pPrChange>
      </w:pPr>
      <w:del w:id="656" w:author="Young, Dirk" w:date="2018-08-02T08:26:00Z">
        <w:r w:rsidRPr="00D35523" w:rsidDel="005911D4">
          <w:rPr>
            <w:rFonts w:eastAsia="Times New Roman" w:cs="Times New Roman"/>
            <w:b/>
            <w:bCs/>
            <w:i/>
            <w:iCs/>
            <w:szCs w:val="24"/>
          </w:rPr>
          <w:delText>Foc Water Column SS</w:delText>
        </w:r>
        <w:r w:rsidRPr="00D35523" w:rsidDel="005911D4">
          <w:rPr>
            <w:rFonts w:eastAsia="Times New Roman" w:cs="Times New Roman"/>
            <w:szCs w:val="24"/>
          </w:rPr>
          <w:delText xml:space="preserve"> is the fraction of organic carbon associated with suspended sediment. Default values are set to those used by the EPA standard farm pond.</w:delText>
        </w:r>
      </w:del>
    </w:p>
    <w:p w14:paraId="4DFF4F89" w14:textId="08148A36" w:rsidR="00D35523" w:rsidRPr="00D35523" w:rsidDel="005911D4" w:rsidRDefault="00D35523" w:rsidP="005911D4">
      <w:pPr>
        <w:jc w:val="center"/>
        <w:rPr>
          <w:del w:id="657" w:author="Young, Dirk" w:date="2018-08-02T08:26:00Z"/>
          <w:rFonts w:eastAsia="Times New Roman" w:cs="Times New Roman"/>
          <w:szCs w:val="24"/>
        </w:rPr>
        <w:pPrChange w:id="658" w:author="Young, Dirk" w:date="2018-08-02T08:26:00Z">
          <w:pPr>
            <w:widowControl w:val="0"/>
            <w:autoSpaceDE w:val="0"/>
            <w:autoSpaceDN w:val="0"/>
            <w:adjustRightInd w:val="0"/>
            <w:spacing w:after="0" w:line="240" w:lineRule="auto"/>
          </w:pPr>
        </w:pPrChange>
      </w:pPr>
    </w:p>
    <w:p w14:paraId="569B28C3" w14:textId="2D811DA6" w:rsidR="00D35523" w:rsidRPr="00D35523" w:rsidDel="005911D4" w:rsidRDefault="00D35523" w:rsidP="005911D4">
      <w:pPr>
        <w:jc w:val="center"/>
        <w:rPr>
          <w:del w:id="659" w:author="Young, Dirk" w:date="2018-08-02T08:26:00Z"/>
          <w:rFonts w:eastAsia="Times New Roman" w:cs="Times New Roman"/>
          <w:szCs w:val="24"/>
        </w:rPr>
        <w:pPrChange w:id="660" w:author="Young, Dirk" w:date="2018-08-02T08:26:00Z">
          <w:pPr>
            <w:widowControl w:val="0"/>
            <w:autoSpaceDE w:val="0"/>
            <w:autoSpaceDN w:val="0"/>
            <w:adjustRightInd w:val="0"/>
            <w:spacing w:after="0" w:line="240" w:lineRule="auto"/>
          </w:pPr>
        </w:pPrChange>
      </w:pPr>
      <w:del w:id="661" w:author="Young, Dirk" w:date="2018-08-02T08:26:00Z">
        <w:r w:rsidRPr="00D35523" w:rsidDel="005911D4">
          <w:rPr>
            <w:rFonts w:eastAsia="Times New Roman" w:cs="Times New Roman"/>
            <w:b/>
            <w:bCs/>
            <w:i/>
            <w:iCs/>
            <w:szCs w:val="24"/>
          </w:rPr>
          <w:delText>Foc Benthic</w:delText>
        </w:r>
        <w:r w:rsidRPr="00D35523" w:rsidDel="005911D4">
          <w:rPr>
            <w:rFonts w:eastAsia="Times New Roman" w:cs="Times New Roman"/>
            <w:szCs w:val="24"/>
          </w:rPr>
          <w:delText xml:space="preserve"> is the fraction of organic carbon associated with benthic sediment. Default value is set to that used by the EPA standard farm pond.</w:delText>
        </w:r>
      </w:del>
    </w:p>
    <w:p w14:paraId="1977B38F" w14:textId="4D5B2EEA" w:rsidR="00D35523" w:rsidRPr="00D35523" w:rsidDel="005911D4" w:rsidRDefault="00D35523" w:rsidP="005911D4">
      <w:pPr>
        <w:jc w:val="center"/>
        <w:rPr>
          <w:del w:id="662" w:author="Young, Dirk" w:date="2018-08-02T08:26:00Z"/>
          <w:rFonts w:eastAsia="Times New Roman" w:cs="Times New Roman"/>
          <w:szCs w:val="24"/>
        </w:rPr>
        <w:pPrChange w:id="663" w:author="Young, Dirk" w:date="2018-08-02T08:26:00Z">
          <w:pPr>
            <w:widowControl w:val="0"/>
            <w:autoSpaceDE w:val="0"/>
            <w:autoSpaceDN w:val="0"/>
            <w:adjustRightInd w:val="0"/>
            <w:spacing w:after="0" w:line="240" w:lineRule="auto"/>
          </w:pPr>
        </w:pPrChange>
      </w:pPr>
    </w:p>
    <w:p w14:paraId="20302BF3" w14:textId="7156DD6C" w:rsidR="00D35523" w:rsidRPr="00D35523" w:rsidDel="005911D4" w:rsidRDefault="00D35523" w:rsidP="005911D4">
      <w:pPr>
        <w:jc w:val="center"/>
        <w:rPr>
          <w:del w:id="664" w:author="Young, Dirk" w:date="2018-08-02T08:26:00Z"/>
          <w:rFonts w:eastAsia="Times New Roman" w:cs="Times New Roman"/>
          <w:szCs w:val="24"/>
        </w:rPr>
        <w:pPrChange w:id="665" w:author="Young, Dirk" w:date="2018-08-02T08:26:00Z">
          <w:pPr>
            <w:widowControl w:val="0"/>
            <w:autoSpaceDE w:val="0"/>
            <w:autoSpaceDN w:val="0"/>
            <w:adjustRightInd w:val="0"/>
            <w:spacing w:after="0" w:line="240" w:lineRule="auto"/>
          </w:pPr>
        </w:pPrChange>
      </w:pPr>
      <w:del w:id="666" w:author="Young, Dirk" w:date="2018-08-02T08:26:00Z">
        <w:r w:rsidRPr="00D35523" w:rsidDel="005911D4">
          <w:rPr>
            <w:rFonts w:eastAsia="Times New Roman" w:cs="Times New Roman"/>
            <w:b/>
            <w:bCs/>
            <w:i/>
            <w:iCs/>
            <w:szCs w:val="24"/>
          </w:rPr>
          <w:delText>SS</w:delText>
        </w:r>
        <w:r w:rsidRPr="00D35523" w:rsidDel="005911D4">
          <w:rPr>
            <w:rFonts w:eastAsia="Times New Roman" w:cs="Times New Roman"/>
            <w:szCs w:val="24"/>
          </w:rPr>
          <w:delText xml:space="preserve"> [mg/L] is the suspended mass in the water column. Default value is set to that used by the EPA standard farm pond. </w:delText>
        </w:r>
      </w:del>
    </w:p>
    <w:p w14:paraId="7312C930" w14:textId="2C797943" w:rsidR="00D35523" w:rsidRPr="00D35523" w:rsidDel="005911D4" w:rsidRDefault="00D35523" w:rsidP="005911D4">
      <w:pPr>
        <w:jc w:val="center"/>
        <w:rPr>
          <w:del w:id="667" w:author="Young, Dirk" w:date="2018-08-02T08:26:00Z"/>
          <w:rFonts w:eastAsia="Times New Roman" w:cs="Times New Roman"/>
          <w:szCs w:val="24"/>
        </w:rPr>
        <w:pPrChange w:id="668" w:author="Young, Dirk" w:date="2018-08-02T08:26:00Z">
          <w:pPr>
            <w:widowControl w:val="0"/>
            <w:autoSpaceDE w:val="0"/>
            <w:autoSpaceDN w:val="0"/>
            <w:adjustRightInd w:val="0"/>
            <w:spacing w:after="0" w:line="240" w:lineRule="auto"/>
          </w:pPr>
        </w:pPrChange>
      </w:pPr>
    </w:p>
    <w:p w14:paraId="32BD3451" w14:textId="64769399" w:rsidR="00D35523" w:rsidRPr="00D35523" w:rsidDel="005911D4" w:rsidRDefault="00D35523" w:rsidP="005911D4">
      <w:pPr>
        <w:jc w:val="center"/>
        <w:rPr>
          <w:del w:id="669" w:author="Young, Dirk" w:date="2018-08-02T08:26:00Z"/>
          <w:rFonts w:eastAsia="Times New Roman" w:cs="Times New Roman"/>
          <w:szCs w:val="24"/>
        </w:rPr>
        <w:pPrChange w:id="670" w:author="Young, Dirk" w:date="2018-08-02T08:26:00Z">
          <w:pPr>
            <w:widowControl w:val="0"/>
            <w:autoSpaceDE w:val="0"/>
            <w:autoSpaceDN w:val="0"/>
            <w:adjustRightInd w:val="0"/>
            <w:spacing w:after="0" w:line="240" w:lineRule="auto"/>
          </w:pPr>
        </w:pPrChange>
      </w:pPr>
      <w:del w:id="671" w:author="Young, Dirk" w:date="2018-08-02T08:26:00Z">
        <w:r w:rsidRPr="00D35523" w:rsidDel="005911D4">
          <w:rPr>
            <w:rFonts w:eastAsia="Times New Roman" w:cs="Times New Roman"/>
            <w:b/>
            <w:bCs/>
            <w:i/>
            <w:iCs/>
            <w:szCs w:val="24"/>
          </w:rPr>
          <w:delText>CHL</w:delText>
        </w:r>
        <w:r w:rsidRPr="00D35523" w:rsidDel="005911D4">
          <w:rPr>
            <w:rFonts w:eastAsia="Times New Roman" w:cs="Times New Roman"/>
            <w:szCs w:val="24"/>
          </w:rPr>
          <w:delText xml:space="preserve"> [mg/L] represents the chlorophyll concentration in the water column.  Default value is set to that used by the EPA standard farm pond. This parameter only affects the photolysis rate.</w:delText>
        </w:r>
      </w:del>
    </w:p>
    <w:p w14:paraId="1F8CE743" w14:textId="34094367" w:rsidR="00D35523" w:rsidRPr="00D35523" w:rsidDel="005911D4" w:rsidRDefault="00D35523" w:rsidP="005911D4">
      <w:pPr>
        <w:jc w:val="center"/>
        <w:rPr>
          <w:del w:id="672" w:author="Young, Dirk" w:date="2018-08-02T08:26:00Z"/>
          <w:rFonts w:eastAsia="Times New Roman" w:cs="Times New Roman"/>
          <w:szCs w:val="24"/>
        </w:rPr>
        <w:pPrChange w:id="673" w:author="Young, Dirk" w:date="2018-08-02T08:26:00Z">
          <w:pPr>
            <w:widowControl w:val="0"/>
            <w:autoSpaceDE w:val="0"/>
            <w:autoSpaceDN w:val="0"/>
            <w:adjustRightInd w:val="0"/>
            <w:spacing w:after="0" w:line="240" w:lineRule="auto"/>
          </w:pPr>
        </w:pPrChange>
      </w:pPr>
    </w:p>
    <w:p w14:paraId="7B90B507" w14:textId="751B3C7B" w:rsidR="00D35523" w:rsidRPr="00D35523" w:rsidDel="005911D4" w:rsidRDefault="00D35523" w:rsidP="005911D4">
      <w:pPr>
        <w:jc w:val="center"/>
        <w:rPr>
          <w:del w:id="674" w:author="Young, Dirk" w:date="2018-08-02T08:26:00Z"/>
          <w:rFonts w:eastAsia="Times New Roman" w:cs="Times New Roman"/>
          <w:szCs w:val="24"/>
        </w:rPr>
        <w:pPrChange w:id="675" w:author="Young, Dirk" w:date="2018-08-02T08:26:00Z">
          <w:pPr>
            <w:widowControl w:val="0"/>
            <w:autoSpaceDE w:val="0"/>
            <w:autoSpaceDN w:val="0"/>
            <w:adjustRightInd w:val="0"/>
            <w:spacing w:after="0" w:line="240" w:lineRule="auto"/>
          </w:pPr>
        </w:pPrChange>
      </w:pPr>
      <w:del w:id="676" w:author="Young, Dirk" w:date="2018-08-02T08:26:00Z">
        <w:r w:rsidRPr="00D35523" w:rsidDel="005911D4">
          <w:rPr>
            <w:rFonts w:eastAsia="Times New Roman" w:cs="Times New Roman"/>
            <w:b/>
            <w:bCs/>
            <w:i/>
            <w:iCs/>
            <w:szCs w:val="24"/>
          </w:rPr>
          <w:delText>Water Column DOC</w:delText>
        </w:r>
        <w:r w:rsidRPr="00D35523" w:rsidDel="005911D4">
          <w:rPr>
            <w:rFonts w:eastAsia="Times New Roman" w:cs="Times New Roman"/>
            <w:szCs w:val="24"/>
          </w:rPr>
          <w:delText xml:space="preserve"> [mg/L] represents the dissolved organic carbon concentration in the water column.  Default value is set to that used by the EPA standard farm pond. This parameter only affects the photolysis rate.</w:delText>
        </w:r>
      </w:del>
    </w:p>
    <w:p w14:paraId="797DB684" w14:textId="30EC3831" w:rsidR="00D35523" w:rsidRPr="00D35523" w:rsidDel="005911D4" w:rsidRDefault="00D35523" w:rsidP="005911D4">
      <w:pPr>
        <w:jc w:val="center"/>
        <w:rPr>
          <w:del w:id="677" w:author="Young, Dirk" w:date="2018-08-02T08:26:00Z"/>
          <w:rFonts w:eastAsia="Times New Roman" w:cs="Times New Roman"/>
          <w:szCs w:val="24"/>
        </w:rPr>
        <w:pPrChange w:id="678" w:author="Young, Dirk" w:date="2018-08-02T08:26:00Z">
          <w:pPr>
            <w:widowControl w:val="0"/>
            <w:autoSpaceDE w:val="0"/>
            <w:autoSpaceDN w:val="0"/>
            <w:adjustRightInd w:val="0"/>
            <w:spacing w:after="0" w:line="240" w:lineRule="auto"/>
          </w:pPr>
        </w:pPrChange>
      </w:pPr>
    </w:p>
    <w:p w14:paraId="66CFD239" w14:textId="62356E55" w:rsidR="00D35523" w:rsidRPr="00D35523" w:rsidDel="005911D4" w:rsidRDefault="00D35523" w:rsidP="005911D4">
      <w:pPr>
        <w:jc w:val="center"/>
        <w:rPr>
          <w:del w:id="679" w:author="Young, Dirk" w:date="2018-08-02T08:26:00Z"/>
          <w:rFonts w:eastAsia="Times New Roman" w:cs="Times New Roman"/>
          <w:szCs w:val="24"/>
        </w:rPr>
        <w:pPrChange w:id="680" w:author="Young, Dirk" w:date="2018-08-02T08:26:00Z">
          <w:pPr>
            <w:widowControl w:val="0"/>
            <w:autoSpaceDE w:val="0"/>
            <w:autoSpaceDN w:val="0"/>
            <w:adjustRightInd w:val="0"/>
            <w:spacing w:after="0" w:line="240" w:lineRule="auto"/>
          </w:pPr>
        </w:pPrChange>
      </w:pPr>
      <w:del w:id="681" w:author="Young, Dirk" w:date="2018-08-02T08:26:00Z">
        <w:r w:rsidRPr="00D35523" w:rsidDel="005911D4">
          <w:rPr>
            <w:rFonts w:eastAsia="Times New Roman" w:cs="Times New Roman"/>
            <w:b/>
            <w:bCs/>
            <w:i/>
            <w:iCs/>
            <w:szCs w:val="24"/>
          </w:rPr>
          <w:lastRenderedPageBreak/>
          <w:delText>QT</w:delText>
        </w:r>
        <w:r w:rsidRPr="00D35523" w:rsidDel="005911D4">
          <w:rPr>
            <w:rFonts w:eastAsia="Times New Roman" w:cs="Times New Roman"/>
            <w:szCs w:val="24"/>
          </w:rPr>
          <w:delText xml:space="preserve"> [-] (not user accessible in PSC) is the Q</w:delText>
        </w:r>
        <w:r w:rsidRPr="00D35523" w:rsidDel="005911D4">
          <w:rPr>
            <w:rFonts w:eastAsia="Times New Roman" w:cs="Times New Roman"/>
            <w:szCs w:val="24"/>
            <w:vertAlign w:val="subscript"/>
          </w:rPr>
          <w:delText>10</w:delText>
        </w:r>
        <w:r w:rsidRPr="00D35523" w:rsidDel="005911D4">
          <w:rPr>
            <w:rFonts w:eastAsia="Times New Roman" w:cs="Times New Roman"/>
            <w:szCs w:val="24"/>
          </w:rPr>
          <w:delText xml:space="preserve"> value for metabolism.  Fixed in the PSC to a value of 2.</w:delText>
        </w:r>
      </w:del>
    </w:p>
    <w:p w14:paraId="4DC0C0AE" w14:textId="36D69304" w:rsidR="00D35523" w:rsidRPr="00D35523" w:rsidDel="005911D4" w:rsidRDefault="00D35523" w:rsidP="005911D4">
      <w:pPr>
        <w:jc w:val="center"/>
        <w:rPr>
          <w:del w:id="682" w:author="Young, Dirk" w:date="2018-08-02T08:26:00Z"/>
          <w:rFonts w:eastAsia="Times New Roman" w:cs="Times New Roman"/>
          <w:szCs w:val="24"/>
        </w:rPr>
        <w:pPrChange w:id="683" w:author="Young, Dirk" w:date="2018-08-02T08:26:00Z">
          <w:pPr>
            <w:widowControl w:val="0"/>
            <w:autoSpaceDE w:val="0"/>
            <w:autoSpaceDN w:val="0"/>
            <w:adjustRightInd w:val="0"/>
            <w:spacing w:after="0" w:line="240" w:lineRule="auto"/>
          </w:pPr>
        </w:pPrChange>
      </w:pPr>
    </w:p>
    <w:p w14:paraId="76ACA33B" w14:textId="107DD2F0" w:rsidR="00D35523" w:rsidRPr="00D35523" w:rsidDel="005911D4" w:rsidRDefault="00D35523" w:rsidP="005911D4">
      <w:pPr>
        <w:jc w:val="center"/>
        <w:rPr>
          <w:del w:id="684" w:author="Young, Dirk" w:date="2018-08-02T08:26:00Z"/>
          <w:rFonts w:eastAsia="Times New Roman" w:cs="Times New Roman"/>
          <w:szCs w:val="24"/>
        </w:rPr>
        <w:pPrChange w:id="685" w:author="Young, Dirk" w:date="2018-08-02T08:26:00Z">
          <w:pPr>
            <w:widowControl w:val="0"/>
            <w:autoSpaceDE w:val="0"/>
            <w:autoSpaceDN w:val="0"/>
            <w:adjustRightInd w:val="0"/>
            <w:spacing w:after="0" w:line="240" w:lineRule="auto"/>
          </w:pPr>
        </w:pPrChange>
      </w:pPr>
      <w:del w:id="686" w:author="Young, Dirk" w:date="2018-08-02T08:26:00Z">
        <w:r w:rsidRPr="00D35523" w:rsidDel="005911D4">
          <w:rPr>
            <w:rFonts w:eastAsia="Times New Roman" w:cs="Times New Roman"/>
            <w:b/>
            <w:bCs/>
            <w:i/>
            <w:iCs/>
            <w:szCs w:val="24"/>
          </w:rPr>
          <w:delText>DFAC</w:delText>
        </w:r>
        <w:r w:rsidRPr="00D35523" w:rsidDel="005911D4">
          <w:rPr>
            <w:rFonts w:eastAsia="Times New Roman" w:cs="Times New Roman"/>
            <w:b/>
            <w:bCs/>
            <w:szCs w:val="24"/>
          </w:rPr>
          <w:delText xml:space="preserve"> </w:delText>
        </w:r>
        <w:r w:rsidRPr="00D35523" w:rsidDel="005911D4">
          <w:rPr>
            <w:rFonts w:eastAsia="Times New Roman" w:cs="Times New Roman"/>
            <w:szCs w:val="24"/>
          </w:rPr>
          <w:delText>[-] is a parameter defined as is in the model EXAMS. It represents the ratio of vertical path lengths to depth. Default value is set to1.19 as suggested by EXAMS documentation.</w:delText>
        </w:r>
      </w:del>
    </w:p>
    <w:p w14:paraId="57FF0E56" w14:textId="461206F2" w:rsidR="00D35523" w:rsidRPr="00D35523" w:rsidDel="005911D4" w:rsidRDefault="00D35523" w:rsidP="005911D4">
      <w:pPr>
        <w:jc w:val="center"/>
        <w:rPr>
          <w:del w:id="687" w:author="Young, Dirk" w:date="2018-08-02T08:26:00Z"/>
          <w:rFonts w:eastAsia="Times New Roman" w:cs="Times New Roman"/>
          <w:szCs w:val="24"/>
        </w:rPr>
        <w:pPrChange w:id="688" w:author="Young, Dirk" w:date="2018-08-02T08:26:00Z">
          <w:pPr>
            <w:widowControl w:val="0"/>
            <w:autoSpaceDE w:val="0"/>
            <w:autoSpaceDN w:val="0"/>
            <w:adjustRightInd w:val="0"/>
            <w:spacing w:after="0" w:line="240" w:lineRule="auto"/>
          </w:pPr>
        </w:pPrChange>
      </w:pPr>
    </w:p>
    <w:p w14:paraId="6ED5D57A" w14:textId="6B7F635A" w:rsidR="00D35523" w:rsidRPr="00D35523" w:rsidDel="005911D4" w:rsidRDefault="00D35523" w:rsidP="005911D4">
      <w:pPr>
        <w:jc w:val="center"/>
        <w:rPr>
          <w:del w:id="689" w:author="Young, Dirk" w:date="2018-08-02T08:26:00Z"/>
          <w:rFonts w:eastAsia="Times New Roman" w:cs="Times New Roman"/>
          <w:szCs w:val="24"/>
        </w:rPr>
        <w:pPrChange w:id="690" w:author="Young, Dirk" w:date="2018-08-02T08:26:00Z">
          <w:pPr>
            <w:widowControl w:val="0"/>
            <w:autoSpaceDE w:val="0"/>
            <w:autoSpaceDN w:val="0"/>
            <w:adjustRightInd w:val="0"/>
            <w:spacing w:after="0" w:line="240" w:lineRule="auto"/>
          </w:pPr>
        </w:pPrChange>
      </w:pPr>
      <w:del w:id="691" w:author="Young, Dirk" w:date="2018-08-02T08:26:00Z">
        <w:r w:rsidRPr="00D35523" w:rsidDel="005911D4">
          <w:rPr>
            <w:rFonts w:eastAsia="Times New Roman" w:cs="Times New Roman"/>
            <w:b/>
            <w:bCs/>
            <w:i/>
            <w:iCs/>
            <w:szCs w:val="24"/>
          </w:rPr>
          <w:delText>Mass Transfer Coefficient</w:delText>
        </w:r>
        <w:r w:rsidRPr="00D35523" w:rsidDel="005911D4">
          <w:rPr>
            <w:rFonts w:eastAsia="Times New Roman" w:cs="Times New Roman"/>
            <w:b/>
            <w:bCs/>
            <w:szCs w:val="24"/>
          </w:rPr>
          <w:delText xml:space="preserve"> [m/s]</w:delText>
        </w:r>
        <w:r w:rsidRPr="00D35523" w:rsidDel="005911D4">
          <w:rPr>
            <w:rFonts w:eastAsia="Times New Roman" w:cs="Times New Roman"/>
            <w:szCs w:val="24"/>
          </w:rPr>
          <w:delText xml:space="preserve"> represents the mass transfer coefficient between the water column and the benthic zone.  It accounts for all means of mass transport and is referenced to the surrogate driving force of aqueous concentration differences.  It is a difficult parameter to measure.  Literature and EPA’s own calibrations suggests a starting estimate of 10</w:delText>
        </w:r>
        <w:r w:rsidRPr="00D35523" w:rsidDel="005911D4">
          <w:rPr>
            <w:rFonts w:eastAsia="Times New Roman" w:cs="Times New Roman"/>
            <w:szCs w:val="24"/>
            <w:vertAlign w:val="superscript"/>
          </w:rPr>
          <w:delText>-8</w:delText>
        </w:r>
        <w:r w:rsidRPr="00D35523" w:rsidDel="005911D4">
          <w:rPr>
            <w:rFonts w:eastAsia="Times New Roman" w:cs="Times New Roman"/>
            <w:szCs w:val="24"/>
          </w:rPr>
          <w:delText xml:space="preserve"> m/s.</w:delText>
        </w:r>
      </w:del>
    </w:p>
    <w:p w14:paraId="1C6B9A2A" w14:textId="11136E95" w:rsidR="00D35523" w:rsidRPr="00D35523" w:rsidDel="005911D4" w:rsidRDefault="00D35523" w:rsidP="005911D4">
      <w:pPr>
        <w:jc w:val="center"/>
        <w:rPr>
          <w:del w:id="692" w:author="Young, Dirk" w:date="2018-08-02T08:26:00Z"/>
          <w:rFonts w:eastAsia="Times New Roman" w:cs="Times New Roman"/>
          <w:szCs w:val="24"/>
        </w:rPr>
        <w:pPrChange w:id="693" w:author="Young, Dirk" w:date="2018-08-02T08:26:00Z">
          <w:pPr>
            <w:widowControl w:val="0"/>
            <w:autoSpaceDE w:val="0"/>
            <w:autoSpaceDN w:val="0"/>
            <w:adjustRightInd w:val="0"/>
            <w:spacing w:after="0" w:line="240" w:lineRule="auto"/>
          </w:pPr>
        </w:pPrChange>
      </w:pPr>
    </w:p>
    <w:p w14:paraId="67060603" w14:textId="7BBDFC38" w:rsidR="00D35523" w:rsidRPr="00D35523" w:rsidDel="005911D4" w:rsidRDefault="00D35523" w:rsidP="005911D4">
      <w:pPr>
        <w:jc w:val="center"/>
        <w:rPr>
          <w:del w:id="694" w:author="Young, Dirk" w:date="2018-08-02T08:26:00Z"/>
          <w:rFonts w:eastAsia="Times New Roman" w:cs="Times New Roman"/>
          <w:b/>
          <w:bCs/>
          <w:szCs w:val="24"/>
          <w:u w:val="single"/>
        </w:rPr>
        <w:pPrChange w:id="695" w:author="Young, Dirk" w:date="2018-08-02T08:26:00Z">
          <w:pPr>
            <w:widowControl w:val="0"/>
            <w:autoSpaceDE w:val="0"/>
            <w:autoSpaceDN w:val="0"/>
            <w:adjustRightInd w:val="0"/>
            <w:spacing w:after="0" w:line="240" w:lineRule="auto"/>
          </w:pPr>
        </w:pPrChange>
      </w:pPr>
      <w:del w:id="696" w:author="Young, Dirk" w:date="2018-08-02T08:26:00Z">
        <w:r w:rsidRPr="00D35523" w:rsidDel="005911D4">
          <w:rPr>
            <w:rFonts w:eastAsia="Times New Roman" w:cs="Times New Roman"/>
            <w:b/>
            <w:bCs/>
            <w:szCs w:val="24"/>
            <w:u w:val="single"/>
          </w:rPr>
          <w:delText>Results</w:delText>
        </w:r>
      </w:del>
    </w:p>
    <w:p w14:paraId="6D21893D" w14:textId="4281F0B2" w:rsidR="00D35523" w:rsidRPr="00D35523" w:rsidDel="005911D4" w:rsidRDefault="00D35523" w:rsidP="005911D4">
      <w:pPr>
        <w:jc w:val="center"/>
        <w:rPr>
          <w:del w:id="697" w:author="Young, Dirk" w:date="2018-08-02T08:26:00Z"/>
          <w:rFonts w:eastAsia="Times New Roman" w:cs="Times New Roman"/>
          <w:szCs w:val="24"/>
        </w:rPr>
        <w:pPrChange w:id="698" w:author="Young, Dirk" w:date="2018-08-02T08:26:00Z">
          <w:pPr>
            <w:widowControl w:val="0"/>
            <w:autoSpaceDE w:val="0"/>
            <w:autoSpaceDN w:val="0"/>
            <w:adjustRightInd w:val="0"/>
            <w:spacing w:after="0" w:line="240" w:lineRule="auto"/>
          </w:pPr>
        </w:pPrChange>
      </w:pPr>
    </w:p>
    <w:p w14:paraId="3A9AD56F" w14:textId="0546C8E1" w:rsidR="00D35523" w:rsidRPr="00D35523" w:rsidDel="005911D4" w:rsidRDefault="00D35523" w:rsidP="005911D4">
      <w:pPr>
        <w:jc w:val="center"/>
        <w:rPr>
          <w:del w:id="699" w:author="Young, Dirk" w:date="2018-08-02T08:26:00Z"/>
          <w:rFonts w:eastAsia="Times New Roman" w:cs="Times New Roman"/>
          <w:szCs w:val="24"/>
        </w:rPr>
        <w:pPrChange w:id="700" w:author="Young, Dirk" w:date="2018-08-02T08:26:00Z">
          <w:pPr>
            <w:widowControl w:val="0"/>
            <w:autoSpaceDE w:val="0"/>
            <w:autoSpaceDN w:val="0"/>
            <w:adjustRightInd w:val="0"/>
            <w:spacing w:after="0" w:line="240" w:lineRule="auto"/>
          </w:pPr>
        </w:pPrChange>
      </w:pPr>
      <w:del w:id="701" w:author="Young, Dirk" w:date="2018-08-02T08:26:00Z">
        <w:r w:rsidRPr="00D35523" w:rsidDel="005911D4">
          <w:rPr>
            <w:rFonts w:eastAsia="Times New Roman" w:cs="Times New Roman"/>
            <w:szCs w:val="24"/>
          </w:rPr>
          <w:delText xml:space="preserve">This page provides a graph of daily aqueous concentrations and some analyses with the Concentration of Concern.The first column of results (Total Conc. or Pore Water) give sthe maximum value of the chemical overthe averaging periods specified on the Toxicity page. The </w:delText>
        </w:r>
        <w:r w:rsidRPr="00D35523" w:rsidDel="005911D4">
          <w:rPr>
            <w:rFonts w:eastAsia="Times New Roman" w:cs="Times New Roman"/>
            <w:i/>
            <w:iCs/>
            <w:szCs w:val="24"/>
          </w:rPr>
          <w:delText>Days &gt; CoC</w:delText>
        </w:r>
        <w:r w:rsidRPr="00D35523" w:rsidDel="005911D4">
          <w:rPr>
            <w:rFonts w:eastAsia="Times New Roman" w:cs="Times New Roman"/>
            <w:szCs w:val="24"/>
          </w:rPr>
          <w:delText xml:space="preserve"> column present a fraction which is the ratio of the total number of days exceding the CoC to the total number of days in the simulation.</w:delText>
        </w:r>
      </w:del>
    </w:p>
    <w:p w14:paraId="60FAC8EE" w14:textId="07950AD3" w:rsidR="00D35523" w:rsidRPr="00D35523" w:rsidDel="005911D4" w:rsidRDefault="00D35523" w:rsidP="005911D4">
      <w:pPr>
        <w:jc w:val="center"/>
        <w:rPr>
          <w:del w:id="702" w:author="Young, Dirk" w:date="2018-08-02T08:26:00Z"/>
          <w:rFonts w:eastAsia="Times New Roman" w:cs="Times New Roman"/>
          <w:szCs w:val="24"/>
        </w:rPr>
        <w:pPrChange w:id="703" w:author="Young, Dirk" w:date="2018-08-02T08:26:00Z">
          <w:pPr>
            <w:widowControl w:val="0"/>
            <w:autoSpaceDE w:val="0"/>
            <w:autoSpaceDN w:val="0"/>
            <w:adjustRightInd w:val="0"/>
            <w:spacing w:after="0" w:line="240" w:lineRule="auto"/>
          </w:pPr>
        </w:pPrChange>
      </w:pPr>
    </w:p>
    <w:p w14:paraId="0FFB48DA" w14:textId="063F2FB1" w:rsidR="00D35523" w:rsidRPr="00D35523" w:rsidDel="005911D4" w:rsidRDefault="00D35523" w:rsidP="005911D4">
      <w:pPr>
        <w:jc w:val="center"/>
        <w:rPr>
          <w:del w:id="704" w:author="Young, Dirk" w:date="2018-08-02T08:26:00Z"/>
          <w:rFonts w:eastAsia="Times New Roman" w:cs="Times New Roman"/>
          <w:szCs w:val="24"/>
        </w:rPr>
        <w:pPrChange w:id="705" w:author="Young, Dirk" w:date="2018-08-02T08:26:00Z">
          <w:pPr>
            <w:widowControl w:val="0"/>
            <w:autoSpaceDE w:val="0"/>
            <w:autoSpaceDN w:val="0"/>
            <w:adjustRightInd w:val="0"/>
            <w:spacing w:after="0" w:line="240" w:lineRule="auto"/>
          </w:pPr>
        </w:pPrChange>
      </w:pPr>
      <w:del w:id="706" w:author="Young, Dirk" w:date="2018-08-02T08:26:00Z">
        <w:r w:rsidRPr="00D35523" w:rsidDel="005911D4">
          <w:rPr>
            <w:rFonts w:eastAsia="Times New Roman" w:cs="Times New Roman"/>
            <w:szCs w:val="24"/>
          </w:rPr>
          <w:delText xml:space="preserve">Additional analyses and summaries are provide in the main output file, including the maximum number of sequential days above the CoC.  The main output file will have a name that starts with the Outfile Family Name (see bottom of the Point Source Calculator GUI) and will be appended with the scenario ID and  “_Parent.txt”.  So for a chemical in which the user save the inputs as ChemA and used a scenario VirginiaMountans, the n the output file will have the name </w:delText>
        </w:r>
        <w:r w:rsidRPr="00D35523" w:rsidDel="005911D4">
          <w:rPr>
            <w:rFonts w:eastAsia="Times New Roman" w:cs="Times New Roman"/>
            <w:i/>
            <w:iCs/>
            <w:szCs w:val="24"/>
          </w:rPr>
          <w:delText>ChemA_VirginiaMountains_Parent.txt</w:delText>
        </w:r>
        <w:r w:rsidRPr="00D35523" w:rsidDel="005911D4">
          <w:rPr>
            <w:rFonts w:eastAsia="Times New Roman" w:cs="Times New Roman"/>
            <w:szCs w:val="24"/>
          </w:rPr>
          <w:delText>.  This file will contain information about the most consecutive days of CoC exceedance, effective half lives, that do not appear in the interface.</w:delText>
        </w:r>
      </w:del>
    </w:p>
    <w:p w14:paraId="3626865F" w14:textId="41155039" w:rsidR="00D35523" w:rsidRPr="00D35523" w:rsidDel="005911D4" w:rsidRDefault="00D35523" w:rsidP="005911D4">
      <w:pPr>
        <w:jc w:val="center"/>
        <w:rPr>
          <w:del w:id="707" w:author="Young, Dirk" w:date="2018-08-02T08:26:00Z"/>
          <w:rFonts w:eastAsia="Times New Roman" w:cs="Times New Roman"/>
          <w:szCs w:val="24"/>
        </w:rPr>
        <w:pPrChange w:id="708" w:author="Young, Dirk" w:date="2018-08-02T08:26:00Z">
          <w:pPr>
            <w:widowControl w:val="0"/>
            <w:autoSpaceDE w:val="0"/>
            <w:autoSpaceDN w:val="0"/>
            <w:adjustRightInd w:val="0"/>
            <w:spacing w:after="0" w:line="240" w:lineRule="auto"/>
          </w:pPr>
        </w:pPrChange>
      </w:pPr>
    </w:p>
    <w:p w14:paraId="7EFDC6AC" w14:textId="255CC718" w:rsidR="00D35523" w:rsidRPr="00D35523" w:rsidDel="005911D4" w:rsidRDefault="00D35523" w:rsidP="005911D4">
      <w:pPr>
        <w:jc w:val="center"/>
        <w:rPr>
          <w:del w:id="709" w:author="Young, Dirk" w:date="2018-08-02T08:26:00Z"/>
          <w:rFonts w:eastAsia="Times New Roman" w:cs="Times New Roman"/>
          <w:b/>
          <w:bCs/>
          <w:szCs w:val="24"/>
          <w:u w:val="single"/>
        </w:rPr>
        <w:pPrChange w:id="710" w:author="Young, Dirk" w:date="2018-08-02T08:26:00Z">
          <w:pPr>
            <w:widowControl w:val="0"/>
            <w:autoSpaceDE w:val="0"/>
            <w:autoSpaceDN w:val="0"/>
            <w:adjustRightInd w:val="0"/>
            <w:spacing w:after="0" w:line="240" w:lineRule="auto"/>
          </w:pPr>
        </w:pPrChange>
      </w:pPr>
      <w:del w:id="711" w:author="Young, Dirk" w:date="2018-08-02T08:26:00Z">
        <w:r w:rsidRPr="00D35523" w:rsidDel="005911D4">
          <w:rPr>
            <w:rFonts w:eastAsia="Times New Roman" w:cs="Times New Roman"/>
            <w:b/>
            <w:bCs/>
            <w:szCs w:val="24"/>
            <w:u w:val="single"/>
          </w:rPr>
          <w:delText>More Info</w:delText>
        </w:r>
      </w:del>
    </w:p>
    <w:p w14:paraId="68BB9E5B" w14:textId="734E9CD0" w:rsidR="00D35523" w:rsidRPr="00D35523" w:rsidDel="005911D4" w:rsidRDefault="00D35523" w:rsidP="005911D4">
      <w:pPr>
        <w:jc w:val="center"/>
        <w:rPr>
          <w:del w:id="712" w:author="Young, Dirk" w:date="2018-08-02T08:26:00Z"/>
          <w:rFonts w:eastAsia="Times New Roman" w:cs="Times New Roman"/>
          <w:szCs w:val="24"/>
        </w:rPr>
        <w:pPrChange w:id="713" w:author="Young, Dirk" w:date="2018-08-02T08:26:00Z">
          <w:pPr>
            <w:widowControl w:val="0"/>
            <w:autoSpaceDE w:val="0"/>
            <w:autoSpaceDN w:val="0"/>
            <w:adjustRightInd w:val="0"/>
            <w:spacing w:after="0" w:line="240" w:lineRule="auto"/>
          </w:pPr>
        </w:pPrChange>
      </w:pPr>
    </w:p>
    <w:p w14:paraId="00B6FC3A" w14:textId="7B183301" w:rsidR="00D35523" w:rsidRPr="00D35523" w:rsidDel="005911D4" w:rsidRDefault="00D35523" w:rsidP="005911D4">
      <w:pPr>
        <w:jc w:val="center"/>
        <w:rPr>
          <w:del w:id="714" w:author="Young, Dirk" w:date="2018-08-02T08:26:00Z"/>
          <w:rFonts w:eastAsia="Times New Roman" w:cs="Times New Roman"/>
          <w:szCs w:val="24"/>
        </w:rPr>
        <w:pPrChange w:id="715" w:author="Young, Dirk" w:date="2018-08-02T08:26:00Z">
          <w:pPr>
            <w:widowControl w:val="0"/>
            <w:autoSpaceDE w:val="0"/>
            <w:autoSpaceDN w:val="0"/>
            <w:adjustRightInd w:val="0"/>
            <w:spacing w:after="0" w:line="240" w:lineRule="auto"/>
          </w:pPr>
        </w:pPrChange>
      </w:pPr>
      <w:del w:id="716" w:author="Young, Dirk" w:date="2018-08-02T08:26:00Z">
        <w:r w:rsidRPr="00D35523" w:rsidDel="005911D4">
          <w:rPr>
            <w:rFonts w:eastAsia="Times New Roman" w:cs="Times New Roman"/>
            <w:szCs w:val="24"/>
          </w:rPr>
          <w:delText xml:space="preserve">This page provides additional useful information characterizing the chemicals behavior. The way the chemical tends to distribute itself is presented as well as a comparison of the different mechanisms of dissipation. </w:delText>
        </w:r>
      </w:del>
    </w:p>
    <w:p w14:paraId="06F6F785" w14:textId="6A699EA7" w:rsidR="00D35523" w:rsidRPr="00D35523" w:rsidDel="005911D4" w:rsidRDefault="00D35523" w:rsidP="005911D4">
      <w:pPr>
        <w:jc w:val="center"/>
        <w:rPr>
          <w:del w:id="717" w:author="Young, Dirk" w:date="2018-08-02T08:26:00Z"/>
          <w:rFonts w:eastAsia="Times New Roman" w:cs="Times New Roman"/>
          <w:szCs w:val="24"/>
        </w:rPr>
        <w:pPrChange w:id="718" w:author="Young, Dirk" w:date="2018-08-02T08:26:00Z">
          <w:pPr>
            <w:widowControl w:val="0"/>
            <w:autoSpaceDE w:val="0"/>
            <w:autoSpaceDN w:val="0"/>
            <w:adjustRightInd w:val="0"/>
            <w:spacing w:after="0" w:line="240" w:lineRule="auto"/>
          </w:pPr>
        </w:pPrChange>
      </w:pPr>
    </w:p>
    <w:p w14:paraId="4B825081" w14:textId="70F85F15" w:rsidR="00D35523" w:rsidRPr="00D35523" w:rsidDel="005911D4" w:rsidRDefault="00D35523" w:rsidP="005911D4">
      <w:pPr>
        <w:jc w:val="center"/>
        <w:rPr>
          <w:del w:id="719" w:author="Young, Dirk" w:date="2018-08-02T08:26:00Z"/>
          <w:rFonts w:eastAsia="Times New Roman" w:cs="Times New Roman"/>
          <w:szCs w:val="24"/>
        </w:rPr>
        <w:pPrChange w:id="720" w:author="Young, Dirk" w:date="2018-08-02T08:26:00Z">
          <w:pPr>
            <w:widowControl w:val="0"/>
            <w:autoSpaceDE w:val="0"/>
            <w:autoSpaceDN w:val="0"/>
            <w:adjustRightInd w:val="0"/>
            <w:spacing w:after="0" w:line="240" w:lineRule="auto"/>
          </w:pPr>
        </w:pPrChange>
      </w:pPr>
    </w:p>
    <w:p w14:paraId="61574A21" w14:textId="44078F3B" w:rsidR="00D35523" w:rsidRPr="00D35523" w:rsidDel="005911D4" w:rsidRDefault="00D35523" w:rsidP="005911D4">
      <w:pPr>
        <w:jc w:val="center"/>
        <w:rPr>
          <w:del w:id="721" w:author="Young, Dirk" w:date="2018-08-02T08:26:00Z"/>
          <w:rFonts w:eastAsia="Times New Roman" w:cs="Times New Roman"/>
          <w:szCs w:val="24"/>
        </w:rPr>
        <w:pPrChange w:id="722" w:author="Young, Dirk" w:date="2018-08-02T08:26:00Z">
          <w:pPr>
            <w:widowControl w:val="0"/>
            <w:autoSpaceDE w:val="0"/>
            <w:autoSpaceDN w:val="0"/>
            <w:adjustRightInd w:val="0"/>
            <w:spacing w:after="0" w:line="240" w:lineRule="auto"/>
          </w:pPr>
        </w:pPrChange>
      </w:pPr>
      <w:del w:id="723" w:author="Young, Dirk" w:date="2018-08-02T08:26:00Z">
        <w:r w:rsidRPr="00D35523" w:rsidDel="005911D4">
          <w:rPr>
            <w:rFonts w:eastAsia="Times New Roman" w:cs="Times New Roman"/>
            <w:b/>
            <w:bCs/>
            <w:szCs w:val="24"/>
            <w:u w:val="single"/>
          </w:rPr>
          <w:lastRenderedPageBreak/>
          <w:delText>Output Files</w:delText>
        </w:r>
      </w:del>
    </w:p>
    <w:p w14:paraId="6CC3AD4D" w14:textId="675B0A61" w:rsidR="00D35523" w:rsidRPr="00D35523" w:rsidDel="005911D4" w:rsidRDefault="00D35523" w:rsidP="005911D4">
      <w:pPr>
        <w:jc w:val="center"/>
        <w:rPr>
          <w:del w:id="724" w:author="Young, Dirk" w:date="2018-08-02T08:26:00Z"/>
          <w:rFonts w:eastAsia="Times New Roman" w:cs="Times New Roman"/>
          <w:szCs w:val="24"/>
        </w:rPr>
        <w:pPrChange w:id="725" w:author="Young, Dirk" w:date="2018-08-02T08:26:00Z">
          <w:pPr>
            <w:widowControl w:val="0"/>
            <w:autoSpaceDE w:val="0"/>
            <w:autoSpaceDN w:val="0"/>
            <w:adjustRightInd w:val="0"/>
            <w:spacing w:after="0" w:line="240" w:lineRule="auto"/>
          </w:pPr>
        </w:pPrChange>
      </w:pPr>
      <w:del w:id="726" w:author="Young, Dirk" w:date="2018-08-02T08:26:00Z">
        <w:r w:rsidRPr="00D35523" w:rsidDel="005911D4">
          <w:rPr>
            <w:rFonts w:eastAsia="Times New Roman" w:cs="Times New Roman"/>
            <w:szCs w:val="24"/>
          </w:rPr>
          <w:delText xml:space="preserve">Two output files are generated. They can both be located in the Working Directory as specified at the bottom of the interface.  All files associated with a particular run will have the </w:delText>
        </w:r>
        <w:r w:rsidRPr="00D35523" w:rsidDel="005911D4">
          <w:rPr>
            <w:rFonts w:eastAsia="Times New Roman" w:cs="Times New Roman"/>
            <w:i/>
            <w:iCs/>
            <w:szCs w:val="24"/>
          </w:rPr>
          <w:delText xml:space="preserve">Outfile Family Name </w:delText>
        </w:r>
        <w:r w:rsidRPr="00D35523" w:rsidDel="005911D4">
          <w:rPr>
            <w:rFonts w:eastAsia="Times New Roman" w:cs="Times New Roman"/>
            <w:szCs w:val="24"/>
          </w:rPr>
          <w:delText>(also specified at the bottom of the interface) in the file name.  One output file will contain all the post processed output that is in the Results tab as well as some additional analyses.  The other file will contain daily concentraions in both the water column and the benthic region.</w:delText>
        </w:r>
      </w:del>
    </w:p>
    <w:p w14:paraId="29DC5098" w14:textId="2AAA1F74" w:rsidR="00D35523" w:rsidRPr="00D35523" w:rsidDel="005911D4" w:rsidRDefault="00D35523" w:rsidP="005911D4">
      <w:pPr>
        <w:jc w:val="center"/>
        <w:rPr>
          <w:del w:id="727" w:author="Young, Dirk" w:date="2018-08-02T08:26:00Z"/>
          <w:rFonts w:eastAsia="Times New Roman" w:cs="Times New Roman"/>
          <w:szCs w:val="24"/>
        </w:rPr>
        <w:pPrChange w:id="728" w:author="Young, Dirk" w:date="2018-08-02T08:26:00Z">
          <w:pPr>
            <w:widowControl w:val="0"/>
            <w:autoSpaceDE w:val="0"/>
            <w:autoSpaceDN w:val="0"/>
            <w:adjustRightInd w:val="0"/>
            <w:spacing w:after="0" w:line="240" w:lineRule="auto"/>
          </w:pPr>
        </w:pPrChange>
      </w:pPr>
    </w:p>
    <w:p w14:paraId="040CA72C" w14:textId="5B85746A" w:rsidR="00D35523" w:rsidRPr="00D35523" w:rsidDel="005911D4" w:rsidRDefault="00D35523" w:rsidP="005911D4">
      <w:pPr>
        <w:jc w:val="center"/>
        <w:rPr>
          <w:del w:id="729" w:author="Young, Dirk" w:date="2018-08-02T08:26:00Z"/>
          <w:rFonts w:eastAsia="Times New Roman" w:cs="Times New Roman"/>
          <w:szCs w:val="24"/>
        </w:rPr>
        <w:pPrChange w:id="730" w:author="Young, Dirk" w:date="2018-08-02T08:26:00Z">
          <w:pPr>
            <w:widowControl w:val="0"/>
            <w:autoSpaceDE w:val="0"/>
            <w:autoSpaceDN w:val="0"/>
            <w:adjustRightInd w:val="0"/>
            <w:spacing w:after="0" w:line="240" w:lineRule="auto"/>
          </w:pPr>
        </w:pPrChange>
      </w:pPr>
    </w:p>
    <w:p w14:paraId="7475EF30" w14:textId="29CFE718" w:rsidR="00D35523" w:rsidRPr="00D35523" w:rsidDel="005911D4" w:rsidRDefault="00D35523" w:rsidP="005911D4">
      <w:pPr>
        <w:jc w:val="center"/>
        <w:rPr>
          <w:del w:id="731" w:author="Young, Dirk" w:date="2018-08-02T08:26:00Z"/>
          <w:rFonts w:eastAsia="Times New Roman" w:cs="Times New Roman"/>
          <w:szCs w:val="24"/>
        </w:rPr>
        <w:pPrChange w:id="732" w:author="Young, Dirk" w:date="2018-08-02T08:26:00Z">
          <w:pPr>
            <w:widowControl w:val="0"/>
            <w:autoSpaceDE w:val="0"/>
            <w:autoSpaceDN w:val="0"/>
            <w:adjustRightInd w:val="0"/>
            <w:spacing w:after="0" w:line="240" w:lineRule="auto"/>
          </w:pPr>
        </w:pPrChange>
      </w:pPr>
    </w:p>
    <w:p w14:paraId="6B660B15" w14:textId="27E13C5E" w:rsidR="00D35523" w:rsidRPr="00D35523" w:rsidDel="005911D4" w:rsidRDefault="00D35523" w:rsidP="005911D4">
      <w:pPr>
        <w:jc w:val="center"/>
        <w:rPr>
          <w:del w:id="733" w:author="Young, Dirk" w:date="2018-08-02T08:26:00Z"/>
          <w:rFonts w:eastAsia="Times New Roman" w:cs="Times New Roman"/>
          <w:szCs w:val="24"/>
        </w:rPr>
        <w:pPrChange w:id="734" w:author="Young, Dirk" w:date="2018-08-02T08:26:00Z">
          <w:pPr>
            <w:widowControl w:val="0"/>
            <w:autoSpaceDE w:val="0"/>
            <w:autoSpaceDN w:val="0"/>
            <w:adjustRightInd w:val="0"/>
            <w:spacing w:after="0" w:line="240" w:lineRule="auto"/>
          </w:pPr>
        </w:pPrChange>
      </w:pPr>
    </w:p>
    <w:p w14:paraId="44C40E34" w14:textId="06D5A1EB" w:rsidR="00D35523" w:rsidRPr="00D35523" w:rsidDel="005911D4" w:rsidRDefault="00D35523" w:rsidP="005911D4">
      <w:pPr>
        <w:jc w:val="center"/>
        <w:rPr>
          <w:del w:id="735" w:author="Young, Dirk" w:date="2018-08-02T08:26:00Z"/>
          <w:rFonts w:eastAsia="Times New Roman" w:cs="Times New Roman"/>
          <w:szCs w:val="24"/>
        </w:rPr>
        <w:pPrChange w:id="736" w:author="Young, Dirk" w:date="2018-08-02T08:26:00Z">
          <w:pPr>
            <w:widowControl w:val="0"/>
            <w:autoSpaceDE w:val="0"/>
            <w:autoSpaceDN w:val="0"/>
            <w:adjustRightInd w:val="0"/>
            <w:spacing w:after="0" w:line="240" w:lineRule="auto"/>
          </w:pPr>
        </w:pPrChange>
      </w:pPr>
    </w:p>
    <w:p w14:paraId="3061B82F" w14:textId="4CB15796" w:rsidR="00D35523" w:rsidRPr="00D35523" w:rsidDel="005911D4" w:rsidRDefault="00D35523" w:rsidP="005911D4">
      <w:pPr>
        <w:jc w:val="center"/>
        <w:rPr>
          <w:del w:id="737" w:author="Young, Dirk" w:date="2018-08-02T08:26:00Z"/>
          <w:rFonts w:eastAsia="Times New Roman" w:cs="Times New Roman"/>
          <w:szCs w:val="24"/>
        </w:rPr>
        <w:pPrChange w:id="738" w:author="Young, Dirk" w:date="2018-08-02T08:26:00Z">
          <w:pPr>
            <w:widowControl w:val="0"/>
            <w:autoSpaceDE w:val="0"/>
            <w:autoSpaceDN w:val="0"/>
            <w:adjustRightInd w:val="0"/>
            <w:spacing w:after="0" w:line="240" w:lineRule="auto"/>
          </w:pPr>
        </w:pPrChange>
      </w:pPr>
    </w:p>
    <w:p w14:paraId="2FE3AE01" w14:textId="4A79FD91" w:rsidR="00D35523" w:rsidRPr="00D35523" w:rsidDel="005911D4" w:rsidRDefault="00D35523" w:rsidP="005911D4">
      <w:pPr>
        <w:jc w:val="center"/>
        <w:rPr>
          <w:del w:id="739" w:author="Young, Dirk" w:date="2018-08-02T08:26:00Z"/>
          <w:rFonts w:eastAsia="Times New Roman" w:cs="Times New Roman"/>
          <w:szCs w:val="24"/>
        </w:rPr>
        <w:pPrChange w:id="740" w:author="Young, Dirk" w:date="2018-08-02T08:26:00Z">
          <w:pPr>
            <w:widowControl w:val="0"/>
            <w:autoSpaceDE w:val="0"/>
            <w:autoSpaceDN w:val="0"/>
            <w:adjustRightInd w:val="0"/>
            <w:spacing w:after="0" w:line="240" w:lineRule="auto"/>
          </w:pPr>
        </w:pPrChange>
      </w:pPr>
    </w:p>
    <w:p w14:paraId="4C97286A" w14:textId="450188FB" w:rsidR="00D35523" w:rsidRPr="00D35523" w:rsidDel="005911D4" w:rsidRDefault="00D35523" w:rsidP="005911D4">
      <w:pPr>
        <w:jc w:val="center"/>
        <w:rPr>
          <w:del w:id="741" w:author="Young, Dirk" w:date="2018-08-02T08:26:00Z"/>
          <w:rFonts w:eastAsia="Times New Roman" w:cs="Times New Roman"/>
          <w:szCs w:val="24"/>
        </w:rPr>
        <w:pPrChange w:id="742" w:author="Young, Dirk" w:date="2018-08-02T08:26:00Z">
          <w:pPr>
            <w:widowControl w:val="0"/>
            <w:autoSpaceDE w:val="0"/>
            <w:autoSpaceDN w:val="0"/>
            <w:adjustRightInd w:val="0"/>
            <w:spacing w:after="0" w:line="240" w:lineRule="auto"/>
          </w:pPr>
        </w:pPrChange>
      </w:pPr>
    </w:p>
    <w:p w14:paraId="5DF6525B" w14:textId="66F0CED6" w:rsidR="00D35523" w:rsidRPr="00D35523" w:rsidDel="005911D4" w:rsidRDefault="00D35523" w:rsidP="005911D4">
      <w:pPr>
        <w:jc w:val="center"/>
        <w:rPr>
          <w:del w:id="743" w:author="Young, Dirk" w:date="2018-08-02T08:26:00Z"/>
          <w:rFonts w:eastAsia="Times New Roman" w:cs="Times New Roman"/>
          <w:szCs w:val="24"/>
        </w:rPr>
        <w:pPrChange w:id="744" w:author="Young, Dirk" w:date="2018-08-02T08:26:00Z">
          <w:pPr>
            <w:widowControl w:val="0"/>
            <w:autoSpaceDE w:val="0"/>
            <w:autoSpaceDN w:val="0"/>
            <w:adjustRightInd w:val="0"/>
            <w:spacing w:after="0" w:line="240" w:lineRule="auto"/>
          </w:pPr>
        </w:pPrChange>
      </w:pPr>
    </w:p>
    <w:p w14:paraId="4DC263D2" w14:textId="3F3BD6C9" w:rsidR="00D35523" w:rsidRPr="00D35523" w:rsidDel="005911D4" w:rsidRDefault="00D35523" w:rsidP="005911D4">
      <w:pPr>
        <w:jc w:val="center"/>
        <w:rPr>
          <w:del w:id="745" w:author="Young, Dirk" w:date="2018-08-02T08:26:00Z"/>
          <w:rFonts w:eastAsia="Times New Roman" w:cs="Times New Roman"/>
          <w:szCs w:val="24"/>
        </w:rPr>
        <w:pPrChange w:id="746" w:author="Young, Dirk" w:date="2018-08-02T08:26:00Z">
          <w:pPr>
            <w:widowControl w:val="0"/>
            <w:autoSpaceDE w:val="0"/>
            <w:autoSpaceDN w:val="0"/>
            <w:adjustRightInd w:val="0"/>
            <w:spacing w:after="0" w:line="240" w:lineRule="auto"/>
          </w:pPr>
        </w:pPrChange>
      </w:pPr>
    </w:p>
    <w:p w14:paraId="357C454F" w14:textId="75ABBE33" w:rsidR="00D35523" w:rsidRPr="00D35523" w:rsidDel="005911D4" w:rsidRDefault="00D35523" w:rsidP="005911D4">
      <w:pPr>
        <w:jc w:val="center"/>
        <w:rPr>
          <w:del w:id="747" w:author="Young, Dirk" w:date="2018-08-02T08:26:00Z"/>
          <w:rFonts w:eastAsia="Times New Roman" w:cs="Times New Roman"/>
          <w:szCs w:val="24"/>
        </w:rPr>
        <w:pPrChange w:id="748" w:author="Young, Dirk" w:date="2018-08-02T08:26:00Z">
          <w:pPr>
            <w:widowControl w:val="0"/>
            <w:autoSpaceDE w:val="0"/>
            <w:autoSpaceDN w:val="0"/>
            <w:adjustRightInd w:val="0"/>
            <w:spacing w:after="0" w:line="240" w:lineRule="auto"/>
          </w:pPr>
        </w:pPrChange>
      </w:pPr>
    </w:p>
    <w:p w14:paraId="7B7BAF41" w14:textId="58AC9AEB" w:rsidR="00D35523" w:rsidRPr="00D35523" w:rsidDel="005911D4" w:rsidRDefault="00D35523" w:rsidP="005911D4">
      <w:pPr>
        <w:jc w:val="center"/>
        <w:rPr>
          <w:del w:id="749" w:author="Young, Dirk" w:date="2018-08-02T08:26:00Z"/>
          <w:rFonts w:eastAsia="Times New Roman" w:cs="Times New Roman"/>
          <w:szCs w:val="24"/>
        </w:rPr>
        <w:pPrChange w:id="750" w:author="Young, Dirk" w:date="2018-08-02T08:26:00Z">
          <w:pPr>
            <w:widowControl w:val="0"/>
            <w:autoSpaceDE w:val="0"/>
            <w:autoSpaceDN w:val="0"/>
            <w:adjustRightInd w:val="0"/>
            <w:spacing w:after="0" w:line="240" w:lineRule="auto"/>
          </w:pPr>
        </w:pPrChange>
      </w:pPr>
    </w:p>
    <w:p w14:paraId="52FF3C5C" w14:textId="70C014E4" w:rsidR="00D35523" w:rsidRPr="00D35523" w:rsidDel="005911D4" w:rsidRDefault="00D35523" w:rsidP="005911D4">
      <w:pPr>
        <w:jc w:val="center"/>
        <w:rPr>
          <w:del w:id="751" w:author="Young, Dirk" w:date="2018-08-02T08:26:00Z"/>
          <w:rFonts w:eastAsia="Times New Roman" w:cs="Times New Roman"/>
          <w:szCs w:val="24"/>
        </w:rPr>
        <w:pPrChange w:id="752" w:author="Young, Dirk" w:date="2018-08-02T08:26:00Z">
          <w:pPr>
            <w:widowControl w:val="0"/>
            <w:autoSpaceDE w:val="0"/>
            <w:autoSpaceDN w:val="0"/>
            <w:adjustRightInd w:val="0"/>
            <w:spacing w:after="0" w:line="240" w:lineRule="auto"/>
          </w:pPr>
        </w:pPrChange>
      </w:pPr>
    </w:p>
    <w:p w14:paraId="24BB770E" w14:textId="13EE61C5" w:rsidR="00D35523" w:rsidRPr="00D35523" w:rsidDel="005911D4" w:rsidRDefault="00D35523" w:rsidP="005911D4">
      <w:pPr>
        <w:jc w:val="center"/>
        <w:rPr>
          <w:del w:id="753" w:author="Young, Dirk" w:date="2018-08-02T08:26:00Z"/>
          <w:rFonts w:eastAsia="Times New Roman" w:cs="Times New Roman"/>
          <w:szCs w:val="24"/>
        </w:rPr>
        <w:pPrChange w:id="754" w:author="Young, Dirk" w:date="2018-08-02T08:26:00Z">
          <w:pPr>
            <w:widowControl w:val="0"/>
            <w:autoSpaceDE w:val="0"/>
            <w:autoSpaceDN w:val="0"/>
            <w:adjustRightInd w:val="0"/>
            <w:spacing w:after="0" w:line="240" w:lineRule="auto"/>
          </w:pPr>
        </w:pPrChange>
      </w:pPr>
    </w:p>
    <w:p w14:paraId="46D32190" w14:textId="3B298E9F" w:rsidR="00D35523" w:rsidRPr="00D35523" w:rsidDel="005911D4" w:rsidRDefault="00D35523" w:rsidP="005911D4">
      <w:pPr>
        <w:jc w:val="center"/>
        <w:rPr>
          <w:del w:id="755" w:author="Young, Dirk" w:date="2018-08-02T08:26:00Z"/>
          <w:rFonts w:eastAsia="Times New Roman" w:cs="Times New Roman"/>
          <w:szCs w:val="24"/>
        </w:rPr>
        <w:pPrChange w:id="756" w:author="Young, Dirk" w:date="2018-08-02T08:26:00Z">
          <w:pPr>
            <w:widowControl w:val="0"/>
            <w:autoSpaceDE w:val="0"/>
            <w:autoSpaceDN w:val="0"/>
            <w:adjustRightInd w:val="0"/>
            <w:spacing w:after="0" w:line="240" w:lineRule="auto"/>
          </w:pPr>
        </w:pPrChange>
      </w:pPr>
    </w:p>
    <w:p w14:paraId="2CBB641C" w14:textId="44512B40" w:rsidR="00D35523" w:rsidRPr="00D35523" w:rsidDel="005911D4" w:rsidRDefault="00D35523" w:rsidP="005911D4">
      <w:pPr>
        <w:jc w:val="center"/>
        <w:rPr>
          <w:del w:id="757" w:author="Young, Dirk" w:date="2018-08-02T08:26:00Z"/>
          <w:rFonts w:eastAsia="Times New Roman" w:cs="Times New Roman"/>
          <w:szCs w:val="24"/>
        </w:rPr>
        <w:pPrChange w:id="758" w:author="Young, Dirk" w:date="2018-08-02T08:26:00Z">
          <w:pPr>
            <w:widowControl w:val="0"/>
            <w:autoSpaceDE w:val="0"/>
            <w:autoSpaceDN w:val="0"/>
            <w:adjustRightInd w:val="0"/>
            <w:spacing w:after="0" w:line="240" w:lineRule="auto"/>
          </w:pPr>
        </w:pPrChange>
      </w:pPr>
    </w:p>
    <w:p w14:paraId="2BFC54FF" w14:textId="78F506A5" w:rsidR="00D35523" w:rsidRPr="00D35523" w:rsidDel="005911D4" w:rsidRDefault="00D35523" w:rsidP="005911D4">
      <w:pPr>
        <w:jc w:val="center"/>
        <w:rPr>
          <w:del w:id="759" w:author="Young, Dirk" w:date="2018-08-02T08:26:00Z"/>
          <w:rFonts w:eastAsia="Times New Roman" w:cs="Times New Roman"/>
          <w:szCs w:val="24"/>
        </w:rPr>
        <w:pPrChange w:id="760" w:author="Young, Dirk" w:date="2018-08-02T08:26:00Z">
          <w:pPr>
            <w:widowControl w:val="0"/>
            <w:autoSpaceDE w:val="0"/>
            <w:autoSpaceDN w:val="0"/>
            <w:adjustRightInd w:val="0"/>
            <w:spacing w:after="0" w:line="240" w:lineRule="auto"/>
          </w:pPr>
        </w:pPrChange>
      </w:pPr>
    </w:p>
    <w:p w14:paraId="0A5597C7" w14:textId="6B0CE452" w:rsidR="00D35523" w:rsidRPr="00D35523" w:rsidDel="005911D4" w:rsidRDefault="00D35523" w:rsidP="005911D4">
      <w:pPr>
        <w:jc w:val="center"/>
        <w:rPr>
          <w:del w:id="761" w:author="Young, Dirk" w:date="2018-08-02T08:26:00Z"/>
          <w:rFonts w:eastAsia="Times New Roman" w:cs="Times New Roman"/>
          <w:szCs w:val="24"/>
        </w:rPr>
        <w:pPrChange w:id="762" w:author="Young, Dirk" w:date="2018-08-02T08:26:00Z">
          <w:pPr>
            <w:widowControl w:val="0"/>
            <w:autoSpaceDE w:val="0"/>
            <w:autoSpaceDN w:val="0"/>
            <w:adjustRightInd w:val="0"/>
            <w:spacing w:after="0" w:line="240" w:lineRule="auto"/>
          </w:pPr>
        </w:pPrChange>
      </w:pPr>
    </w:p>
    <w:p w14:paraId="10AC584E" w14:textId="5EEE0A93" w:rsidR="00D35523" w:rsidRPr="00D35523" w:rsidDel="005911D4" w:rsidRDefault="00D35523" w:rsidP="005911D4">
      <w:pPr>
        <w:jc w:val="center"/>
        <w:rPr>
          <w:del w:id="763" w:author="Young, Dirk" w:date="2018-08-02T08:26:00Z"/>
          <w:rFonts w:eastAsia="Times New Roman" w:cs="Times New Roman"/>
          <w:b/>
          <w:bCs/>
          <w:szCs w:val="24"/>
          <w:u w:val="single"/>
        </w:rPr>
        <w:pPrChange w:id="764" w:author="Young, Dirk" w:date="2018-08-02T08:26:00Z">
          <w:pPr>
            <w:widowControl w:val="0"/>
            <w:autoSpaceDE w:val="0"/>
            <w:autoSpaceDN w:val="0"/>
            <w:adjustRightInd w:val="0"/>
            <w:spacing w:after="0" w:line="240" w:lineRule="auto"/>
          </w:pPr>
        </w:pPrChange>
      </w:pPr>
      <w:del w:id="765" w:author="Young, Dirk" w:date="2018-08-02T08:26:00Z">
        <w:r w:rsidRPr="00D35523" w:rsidDel="005911D4">
          <w:rPr>
            <w:rFonts w:eastAsia="Times New Roman" w:cs="Times New Roman"/>
            <w:b/>
            <w:bCs/>
            <w:szCs w:val="24"/>
            <w:u w:val="single"/>
          </w:rPr>
          <w:delText>Citations</w:delText>
        </w:r>
      </w:del>
    </w:p>
    <w:p w14:paraId="3EC465DA" w14:textId="6D1891DA" w:rsidR="00D35523" w:rsidRPr="00D35523" w:rsidDel="005911D4" w:rsidRDefault="00D35523" w:rsidP="005911D4">
      <w:pPr>
        <w:jc w:val="center"/>
        <w:rPr>
          <w:del w:id="766" w:author="Young, Dirk" w:date="2018-08-02T08:26:00Z"/>
          <w:rFonts w:eastAsia="Times New Roman" w:cs="Times New Roman"/>
          <w:szCs w:val="24"/>
        </w:rPr>
        <w:pPrChange w:id="767" w:author="Young, Dirk" w:date="2018-08-02T08:26:00Z">
          <w:pPr>
            <w:widowControl w:val="0"/>
            <w:autoSpaceDE w:val="0"/>
            <w:autoSpaceDN w:val="0"/>
            <w:adjustRightInd w:val="0"/>
            <w:spacing w:after="0" w:line="240" w:lineRule="auto"/>
          </w:pPr>
        </w:pPrChange>
      </w:pPr>
    </w:p>
    <w:p w14:paraId="0F843AE8" w14:textId="5FAFDD29" w:rsidR="00D35523" w:rsidRPr="00D35523" w:rsidDel="005911D4" w:rsidRDefault="00D35523" w:rsidP="005911D4">
      <w:pPr>
        <w:jc w:val="center"/>
        <w:rPr>
          <w:del w:id="768" w:author="Young, Dirk" w:date="2018-08-02T08:26:00Z"/>
          <w:rFonts w:eastAsia="Times New Roman" w:cs="Times New Roman"/>
          <w:szCs w:val="24"/>
        </w:rPr>
        <w:pPrChange w:id="769" w:author="Young, Dirk" w:date="2018-08-02T08:26:00Z">
          <w:pPr>
            <w:widowControl w:val="0"/>
            <w:autoSpaceDE w:val="0"/>
            <w:autoSpaceDN w:val="0"/>
            <w:adjustRightInd w:val="0"/>
            <w:spacing w:after="0" w:line="240" w:lineRule="auto"/>
          </w:pPr>
        </w:pPrChange>
      </w:pPr>
      <w:del w:id="770" w:author="Young, Dirk" w:date="2018-08-02T08:26:00Z">
        <w:r w:rsidRPr="00D35523" w:rsidDel="005911D4">
          <w:rPr>
            <w:rFonts w:eastAsia="Times New Roman" w:cs="Times New Roman"/>
            <w:szCs w:val="24"/>
          </w:rPr>
          <w:delText xml:space="preserve">Feigenbrugel,V. Calve,S.L.  Mirabel,P., Louis, F. (2004).  Henry's law constant measurements for phenol, o-, m-, and p-cresol as a function of temperature, </w:delText>
        </w:r>
        <w:r w:rsidRPr="00D35523" w:rsidDel="005911D4">
          <w:rPr>
            <w:rFonts w:eastAsia="Times New Roman" w:cs="Times New Roman"/>
            <w:i/>
            <w:iCs/>
            <w:szCs w:val="24"/>
          </w:rPr>
          <w:delText>Atmospheric Environmen</w:delText>
        </w:r>
        <w:r w:rsidRPr="00D35523" w:rsidDel="005911D4">
          <w:rPr>
            <w:rFonts w:eastAsia="Times New Roman" w:cs="Times New Roman"/>
            <w:szCs w:val="24"/>
          </w:rPr>
          <w:delText>t, 38(33), 5577-5588</w:delText>
        </w:r>
      </w:del>
    </w:p>
    <w:p w14:paraId="5ED4A089" w14:textId="78C4445C" w:rsidR="00D35523" w:rsidRPr="00D35523" w:rsidDel="005911D4" w:rsidRDefault="00D35523" w:rsidP="005911D4">
      <w:pPr>
        <w:jc w:val="center"/>
        <w:rPr>
          <w:del w:id="771" w:author="Young, Dirk" w:date="2018-08-02T08:26:00Z"/>
          <w:rFonts w:eastAsia="Times New Roman" w:cs="Times New Roman"/>
          <w:szCs w:val="24"/>
        </w:rPr>
        <w:pPrChange w:id="772" w:author="Young, Dirk" w:date="2018-08-02T08:26:00Z">
          <w:pPr>
            <w:widowControl w:val="0"/>
            <w:autoSpaceDE w:val="0"/>
            <w:autoSpaceDN w:val="0"/>
            <w:adjustRightInd w:val="0"/>
            <w:spacing w:after="0" w:line="240" w:lineRule="auto"/>
          </w:pPr>
        </w:pPrChange>
      </w:pPr>
    </w:p>
    <w:p w14:paraId="1E1F81D6" w14:textId="16DAFB78" w:rsidR="00D35523" w:rsidRPr="00D35523" w:rsidDel="005911D4" w:rsidRDefault="00D35523" w:rsidP="005911D4">
      <w:pPr>
        <w:jc w:val="center"/>
        <w:rPr>
          <w:del w:id="773" w:author="Young, Dirk" w:date="2018-08-02T08:26:00Z"/>
          <w:rFonts w:eastAsia="Times New Roman" w:cs="Times New Roman"/>
          <w:szCs w:val="24"/>
        </w:rPr>
        <w:pPrChange w:id="774" w:author="Young, Dirk" w:date="2018-08-02T08:26:00Z">
          <w:pPr>
            <w:widowControl w:val="0"/>
            <w:autoSpaceDE w:val="0"/>
            <w:autoSpaceDN w:val="0"/>
            <w:adjustRightInd w:val="0"/>
            <w:spacing w:after="0" w:line="240" w:lineRule="auto"/>
          </w:pPr>
        </w:pPrChange>
      </w:pPr>
      <w:del w:id="775" w:author="Young, Dirk" w:date="2018-08-02T08:26:00Z">
        <w:r w:rsidRPr="00D35523" w:rsidDel="005911D4">
          <w:rPr>
            <w:rFonts w:eastAsia="Times New Roman" w:cs="Times New Roman"/>
            <w:szCs w:val="24"/>
          </w:rPr>
          <w:delText xml:space="preserve">Fisher, H.B, List, E.J, Koh, R.C.Y., Imberger, J., and Brooks, N.H. (1979) </w:delText>
        </w:r>
        <w:r w:rsidRPr="00D35523" w:rsidDel="005911D4">
          <w:rPr>
            <w:rFonts w:eastAsia="Times New Roman" w:cs="Times New Roman"/>
            <w:i/>
            <w:iCs/>
            <w:szCs w:val="24"/>
          </w:rPr>
          <w:delText>Mixing in Inland and Coastal Waters</w:delText>
        </w:r>
        <w:r w:rsidRPr="00D35523" w:rsidDel="005911D4">
          <w:rPr>
            <w:rFonts w:eastAsia="Times New Roman" w:cs="Times New Roman"/>
            <w:szCs w:val="24"/>
          </w:rPr>
          <w:delText>. Academic Press, Ney York, NY.  pp. 126-127.</w:delText>
        </w:r>
      </w:del>
    </w:p>
    <w:p w14:paraId="39C4AEF5" w14:textId="69EDDA2C" w:rsidR="00D35523" w:rsidRPr="00D35523" w:rsidDel="005911D4" w:rsidRDefault="00D35523" w:rsidP="005911D4">
      <w:pPr>
        <w:jc w:val="center"/>
        <w:rPr>
          <w:del w:id="776" w:author="Young, Dirk" w:date="2018-08-02T08:26:00Z"/>
          <w:rFonts w:eastAsia="Times New Roman" w:cs="Times New Roman"/>
          <w:szCs w:val="24"/>
        </w:rPr>
        <w:pPrChange w:id="777" w:author="Young, Dirk" w:date="2018-08-02T08:26:00Z">
          <w:pPr>
            <w:widowControl w:val="0"/>
            <w:autoSpaceDE w:val="0"/>
            <w:autoSpaceDN w:val="0"/>
            <w:adjustRightInd w:val="0"/>
            <w:spacing w:after="0" w:line="240" w:lineRule="auto"/>
          </w:pPr>
        </w:pPrChange>
      </w:pPr>
    </w:p>
    <w:p w14:paraId="4978BA08" w14:textId="6B1E2C9B" w:rsidR="00D35523" w:rsidRPr="00D35523" w:rsidDel="005911D4" w:rsidRDefault="00D35523" w:rsidP="005911D4">
      <w:pPr>
        <w:jc w:val="center"/>
        <w:rPr>
          <w:del w:id="778" w:author="Young, Dirk" w:date="2018-08-02T08:26:00Z"/>
          <w:rFonts w:eastAsia="Times New Roman" w:cs="Times New Roman"/>
          <w:szCs w:val="24"/>
        </w:rPr>
        <w:pPrChange w:id="779" w:author="Young, Dirk" w:date="2018-08-02T08:26:00Z">
          <w:pPr>
            <w:widowControl w:val="0"/>
            <w:autoSpaceDE w:val="0"/>
            <w:autoSpaceDN w:val="0"/>
            <w:adjustRightInd w:val="0"/>
            <w:spacing w:after="0" w:line="240" w:lineRule="auto"/>
          </w:pPr>
        </w:pPrChange>
      </w:pPr>
      <w:del w:id="780" w:author="Young, Dirk" w:date="2018-08-02T08:26:00Z">
        <w:r w:rsidRPr="00D35523" w:rsidDel="005911D4">
          <w:rPr>
            <w:rFonts w:eastAsia="Times New Roman" w:cs="Times New Roman"/>
            <w:szCs w:val="24"/>
          </w:rPr>
          <w:delText xml:space="preserve">Gautier, C., Stephane Le Calve, Philippe Mirabel (2003).  Henry's law constants measurements of alachlor and dichlorvos between 283 and 298 K, </w:delText>
        </w:r>
        <w:r w:rsidRPr="00D35523" w:rsidDel="005911D4">
          <w:rPr>
            <w:rFonts w:eastAsia="Times New Roman" w:cs="Times New Roman"/>
            <w:i/>
            <w:iCs/>
            <w:szCs w:val="24"/>
          </w:rPr>
          <w:delText>Atmospheric Environment</w:delText>
        </w:r>
        <w:r w:rsidRPr="00D35523" w:rsidDel="005911D4">
          <w:rPr>
            <w:rFonts w:eastAsia="Times New Roman" w:cs="Times New Roman"/>
            <w:szCs w:val="24"/>
          </w:rPr>
          <w:delText>, 37(17) 2347-2353.</w:delText>
        </w:r>
      </w:del>
    </w:p>
    <w:p w14:paraId="37859442" w14:textId="7FA22FEA" w:rsidR="00D35523" w:rsidRPr="00D35523" w:rsidDel="005911D4" w:rsidRDefault="00D35523" w:rsidP="005911D4">
      <w:pPr>
        <w:jc w:val="center"/>
        <w:rPr>
          <w:del w:id="781" w:author="Young, Dirk" w:date="2018-08-02T08:26:00Z"/>
          <w:rFonts w:eastAsia="Times New Roman" w:cs="Times New Roman"/>
          <w:szCs w:val="24"/>
        </w:rPr>
        <w:pPrChange w:id="782" w:author="Young, Dirk" w:date="2018-08-02T08:26:00Z">
          <w:pPr>
            <w:widowControl w:val="0"/>
            <w:autoSpaceDE w:val="0"/>
            <w:autoSpaceDN w:val="0"/>
            <w:adjustRightInd w:val="0"/>
            <w:spacing w:after="0" w:line="240" w:lineRule="auto"/>
          </w:pPr>
        </w:pPrChange>
      </w:pPr>
    </w:p>
    <w:p w14:paraId="1A95692B" w14:textId="6CF55C13" w:rsidR="00D35523" w:rsidRPr="00D35523" w:rsidDel="005911D4" w:rsidRDefault="00D35523" w:rsidP="005911D4">
      <w:pPr>
        <w:jc w:val="center"/>
        <w:rPr>
          <w:del w:id="783" w:author="Young, Dirk" w:date="2018-08-02T08:26:00Z"/>
          <w:rFonts w:eastAsia="Times New Roman" w:cs="Times New Roman"/>
          <w:szCs w:val="24"/>
        </w:rPr>
        <w:pPrChange w:id="784" w:author="Young, Dirk" w:date="2018-08-02T08:26:00Z">
          <w:pPr>
            <w:widowControl w:val="0"/>
            <w:autoSpaceDE w:val="0"/>
            <w:autoSpaceDN w:val="0"/>
            <w:adjustRightInd w:val="0"/>
            <w:spacing w:after="0" w:line="240" w:lineRule="auto"/>
          </w:pPr>
        </w:pPrChange>
      </w:pPr>
      <w:del w:id="785" w:author="Young, Dirk" w:date="2018-08-02T08:26:00Z">
        <w:r w:rsidRPr="00D35523" w:rsidDel="005911D4">
          <w:rPr>
            <w:rFonts w:eastAsia="Times New Roman" w:cs="Times New Roman"/>
            <w:szCs w:val="24"/>
            <w:lang w:val="de-DE"/>
          </w:rPr>
          <w:delText xml:space="preserve">Shwarzenbach, R.P., Gschwend, P.M., and Imboden, D.M. 1993. </w:delText>
        </w:r>
        <w:r w:rsidRPr="00D35523" w:rsidDel="005911D4">
          <w:rPr>
            <w:rFonts w:eastAsia="Times New Roman" w:cs="Times New Roman"/>
            <w:szCs w:val="24"/>
          </w:rPr>
          <w:delText>Environmental Organic Chemistry, John Wiley &amp; Sons, New York.</w:delText>
        </w:r>
      </w:del>
    </w:p>
    <w:p w14:paraId="70F04B25" w14:textId="1BDA3645" w:rsidR="00D35523" w:rsidRPr="00D35523" w:rsidDel="005911D4" w:rsidRDefault="00D35523" w:rsidP="005911D4">
      <w:pPr>
        <w:jc w:val="center"/>
        <w:rPr>
          <w:del w:id="786" w:author="Young, Dirk" w:date="2018-08-02T08:26:00Z"/>
          <w:rFonts w:eastAsia="Times New Roman" w:cs="Times New Roman"/>
          <w:szCs w:val="24"/>
        </w:rPr>
        <w:pPrChange w:id="787" w:author="Young, Dirk" w:date="2018-08-02T08:26:00Z">
          <w:pPr>
            <w:widowControl w:val="0"/>
            <w:autoSpaceDE w:val="0"/>
            <w:autoSpaceDN w:val="0"/>
            <w:adjustRightInd w:val="0"/>
            <w:spacing w:after="0" w:line="240" w:lineRule="auto"/>
          </w:pPr>
        </w:pPrChange>
      </w:pPr>
    </w:p>
    <w:p w14:paraId="4D7FB0F1" w14:textId="4C10DAE5" w:rsidR="00D35523" w:rsidRPr="00D35523" w:rsidDel="005911D4" w:rsidRDefault="00D35523" w:rsidP="005911D4">
      <w:pPr>
        <w:jc w:val="center"/>
        <w:rPr>
          <w:del w:id="788" w:author="Young, Dirk" w:date="2018-08-02T08:26:00Z"/>
          <w:rFonts w:eastAsia="Times New Roman" w:cs="Times New Roman"/>
          <w:szCs w:val="24"/>
        </w:rPr>
        <w:pPrChange w:id="789" w:author="Young, Dirk" w:date="2018-08-02T08:26:00Z">
          <w:pPr>
            <w:widowControl w:val="0"/>
            <w:autoSpaceDE w:val="0"/>
            <w:autoSpaceDN w:val="0"/>
            <w:adjustRightInd w:val="0"/>
            <w:spacing w:after="0" w:line="240" w:lineRule="auto"/>
          </w:pPr>
        </w:pPrChange>
      </w:pPr>
      <w:del w:id="790" w:author="Young, Dirk" w:date="2018-08-02T08:26:00Z">
        <w:r w:rsidRPr="00D35523" w:rsidDel="005911D4">
          <w:rPr>
            <w:rFonts w:eastAsia="Times New Roman" w:cs="Times New Roman"/>
            <w:szCs w:val="24"/>
          </w:rPr>
          <w:delText>Staudinger, J. and Roberts, P.V., 2001.  A Critical Compilation of Henry’s Law Constant Temperature Dependence for Organic Compounds in Dilute Aqueous Solutions.  C</w:delText>
        </w:r>
        <w:r w:rsidRPr="00D35523" w:rsidDel="005911D4">
          <w:rPr>
            <w:rFonts w:eastAsia="Times New Roman" w:cs="Times New Roman"/>
            <w:i/>
            <w:iCs/>
            <w:szCs w:val="24"/>
          </w:rPr>
          <w:delText>hemosphere</w:delText>
        </w:r>
        <w:r w:rsidRPr="00D35523" w:rsidDel="005911D4">
          <w:rPr>
            <w:rFonts w:eastAsia="Times New Roman" w:cs="Times New Roman"/>
            <w:szCs w:val="24"/>
          </w:rPr>
          <w:delText>, 44(4), 561-576.</w:delText>
        </w:r>
      </w:del>
    </w:p>
    <w:p w14:paraId="36B3F9F9" w14:textId="3DAA7336" w:rsidR="00D35523" w:rsidRPr="00D35523" w:rsidDel="005911D4" w:rsidRDefault="00D35523" w:rsidP="005911D4">
      <w:pPr>
        <w:jc w:val="center"/>
        <w:rPr>
          <w:del w:id="791" w:author="Young, Dirk" w:date="2018-08-02T08:26:00Z"/>
          <w:rFonts w:eastAsia="Times New Roman" w:cs="Times New Roman"/>
          <w:szCs w:val="24"/>
        </w:rPr>
        <w:pPrChange w:id="792" w:author="Young, Dirk" w:date="2018-08-02T08:26:00Z">
          <w:pPr>
            <w:widowControl w:val="0"/>
            <w:autoSpaceDE w:val="0"/>
            <w:autoSpaceDN w:val="0"/>
            <w:adjustRightInd w:val="0"/>
            <w:spacing w:after="0" w:line="240" w:lineRule="auto"/>
          </w:pPr>
        </w:pPrChange>
      </w:pPr>
    </w:p>
    <w:p w14:paraId="318998EE" w14:textId="13787474" w:rsidR="00D35523" w:rsidRPr="00D35523" w:rsidDel="005911D4" w:rsidRDefault="00D35523" w:rsidP="005911D4">
      <w:pPr>
        <w:jc w:val="center"/>
        <w:rPr>
          <w:del w:id="793" w:author="Young, Dirk" w:date="2018-08-02T08:26:00Z"/>
          <w:rFonts w:eastAsia="Times New Roman" w:cs="Times New Roman"/>
          <w:szCs w:val="24"/>
        </w:rPr>
        <w:pPrChange w:id="794" w:author="Young, Dirk" w:date="2018-08-02T08:26:00Z">
          <w:pPr>
            <w:widowControl w:val="0"/>
            <w:autoSpaceDE w:val="0"/>
            <w:autoSpaceDN w:val="0"/>
            <w:adjustRightInd w:val="0"/>
            <w:spacing w:after="0" w:line="240" w:lineRule="auto"/>
          </w:pPr>
        </w:pPrChange>
      </w:pPr>
      <w:del w:id="795" w:author="Young, Dirk" w:date="2018-08-02T08:26:00Z">
        <w:r w:rsidRPr="00D35523" w:rsidDel="005911D4">
          <w:rPr>
            <w:rFonts w:eastAsia="Times New Roman" w:cs="Times New Roman"/>
            <w:szCs w:val="24"/>
          </w:rPr>
          <w:delText xml:space="preserve">Yin, C.; Hassett, J. P. (1986) Gas-partitioning approach for laboratory and field studies of mirex fugacity in water. </w:delText>
        </w:r>
        <w:r w:rsidRPr="00D35523" w:rsidDel="005911D4">
          <w:rPr>
            <w:rFonts w:eastAsia="Times New Roman" w:cs="Times New Roman"/>
            <w:i/>
            <w:iCs/>
            <w:szCs w:val="24"/>
          </w:rPr>
          <w:delText xml:space="preserve">Environ. Sci. Technol. </w:delText>
        </w:r>
        <w:r w:rsidRPr="00D35523" w:rsidDel="005911D4">
          <w:rPr>
            <w:rFonts w:eastAsia="Times New Roman" w:cs="Times New Roman"/>
            <w:b/>
            <w:bCs/>
            <w:szCs w:val="24"/>
          </w:rPr>
          <w:delText>1986</w:delText>
        </w:r>
        <w:r w:rsidRPr="00D35523" w:rsidDel="005911D4">
          <w:rPr>
            <w:rFonts w:eastAsia="Times New Roman" w:cs="Times New Roman"/>
            <w:szCs w:val="24"/>
          </w:rPr>
          <w:delText xml:space="preserve">, </w:delText>
        </w:r>
        <w:r w:rsidRPr="00D35523" w:rsidDel="005911D4">
          <w:rPr>
            <w:rFonts w:eastAsia="Times New Roman" w:cs="Times New Roman"/>
            <w:i/>
            <w:iCs/>
            <w:szCs w:val="24"/>
          </w:rPr>
          <w:delText>12</w:delText>
        </w:r>
        <w:r w:rsidRPr="00D35523" w:rsidDel="005911D4">
          <w:rPr>
            <w:rFonts w:eastAsia="Times New Roman" w:cs="Times New Roman"/>
            <w:szCs w:val="24"/>
          </w:rPr>
          <w:delText>, 1213-1217.</w:delText>
        </w:r>
      </w:del>
    </w:p>
    <w:p w14:paraId="06BCA347" w14:textId="0F1838D5" w:rsidR="00D35523" w:rsidRPr="00D35523" w:rsidDel="005911D4" w:rsidRDefault="00D35523" w:rsidP="005911D4">
      <w:pPr>
        <w:jc w:val="center"/>
        <w:rPr>
          <w:del w:id="796" w:author="Young, Dirk" w:date="2018-08-02T08:26:00Z"/>
          <w:rFonts w:eastAsia="Times New Roman" w:cs="Times New Roman"/>
          <w:szCs w:val="24"/>
        </w:rPr>
        <w:pPrChange w:id="797" w:author="Young, Dirk" w:date="2018-08-02T08:26:00Z">
          <w:pPr>
            <w:widowControl w:val="0"/>
            <w:autoSpaceDE w:val="0"/>
            <w:autoSpaceDN w:val="0"/>
            <w:adjustRightInd w:val="0"/>
            <w:spacing w:after="0" w:line="240" w:lineRule="auto"/>
          </w:pPr>
        </w:pPrChange>
      </w:pPr>
    </w:p>
    <w:p w14:paraId="0DD092D8" w14:textId="704B95C2" w:rsidR="00D35523" w:rsidRPr="00D35523" w:rsidDel="005911D4" w:rsidRDefault="00D35523" w:rsidP="005911D4">
      <w:pPr>
        <w:jc w:val="center"/>
        <w:rPr>
          <w:del w:id="798" w:author="Young, Dirk" w:date="2018-08-02T08:26:00Z"/>
          <w:rFonts w:eastAsia="Times New Roman" w:cs="Times New Roman"/>
          <w:szCs w:val="24"/>
        </w:rPr>
        <w:pPrChange w:id="799" w:author="Young, Dirk" w:date="2018-08-02T08:26:00Z">
          <w:pPr>
            <w:widowControl w:val="0"/>
            <w:autoSpaceDE w:val="0"/>
            <w:autoSpaceDN w:val="0"/>
            <w:adjustRightInd w:val="0"/>
            <w:spacing w:after="0" w:line="240" w:lineRule="auto"/>
          </w:pPr>
        </w:pPrChange>
      </w:pPr>
      <w:del w:id="800" w:author="Young, Dirk" w:date="2018-08-02T08:26:00Z">
        <w:r w:rsidRPr="00D35523" w:rsidDel="005911D4">
          <w:rPr>
            <w:rFonts w:eastAsia="Times New Roman" w:cs="Times New Roman"/>
            <w:szCs w:val="24"/>
          </w:rPr>
          <w:delText xml:space="preserve">Young, D.F. and Fry, M.M. 2014. </w:delText>
        </w:r>
        <w:r w:rsidRPr="00D35523" w:rsidDel="005911D4">
          <w:rPr>
            <w:rFonts w:eastAsia="Times New Roman" w:cs="Times New Roman"/>
            <w:i/>
            <w:iCs/>
            <w:szCs w:val="24"/>
          </w:rPr>
          <w:delText>PRZM5 A Model for Predicting Pesticide in Runoff, Erosion, and Leachate: User Manual</w:delText>
        </w:r>
        <w:r w:rsidRPr="00D35523" w:rsidDel="005911D4">
          <w:rPr>
            <w:rFonts w:eastAsia="Times New Roman" w:cs="Times New Roman"/>
            <w:szCs w:val="24"/>
          </w:rPr>
          <w:delText>.  EPA-734-F-14-002. United States EPA, Washington DC.</w:delText>
        </w:r>
      </w:del>
    </w:p>
    <w:p w14:paraId="159E16DA" w14:textId="2FD50F84" w:rsidR="00D35523" w:rsidRPr="00D35523" w:rsidDel="005911D4" w:rsidRDefault="00D35523" w:rsidP="005911D4">
      <w:pPr>
        <w:jc w:val="center"/>
        <w:rPr>
          <w:del w:id="801" w:author="Young, Dirk" w:date="2018-08-02T08:26:00Z"/>
          <w:rFonts w:eastAsia="Times New Roman" w:cs="Times New Roman"/>
          <w:szCs w:val="24"/>
        </w:rPr>
        <w:pPrChange w:id="802" w:author="Young, Dirk" w:date="2018-08-02T08:26:00Z">
          <w:pPr>
            <w:widowControl w:val="0"/>
            <w:autoSpaceDE w:val="0"/>
            <w:autoSpaceDN w:val="0"/>
            <w:adjustRightInd w:val="0"/>
            <w:spacing w:after="0" w:line="240" w:lineRule="auto"/>
          </w:pPr>
        </w:pPrChange>
      </w:pPr>
    </w:p>
    <w:p w14:paraId="6CDF6D61" w14:textId="77777777" w:rsidR="00B911B3" w:rsidRDefault="00B911B3" w:rsidP="00D35523">
      <w:pPr>
        <w:pStyle w:val="NoSpacing"/>
      </w:pPr>
      <w:bookmarkStart w:id="803" w:name="_GoBack"/>
      <w:bookmarkEnd w:id="234"/>
      <w:bookmarkEnd w:id="803"/>
    </w:p>
    <w:sectPr w:rsidR="00B911B3" w:rsidSect="00870F3D">
      <w:footerReference w:type="default" r:id="rId18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1D8AD" w14:textId="77777777" w:rsidR="00E659F4" w:rsidRDefault="00E659F4">
      <w:pPr>
        <w:spacing w:after="0" w:line="240" w:lineRule="auto"/>
      </w:pPr>
      <w:r>
        <w:separator/>
      </w:r>
    </w:p>
  </w:endnote>
  <w:endnote w:type="continuationSeparator" w:id="0">
    <w:p w14:paraId="7816E012" w14:textId="77777777" w:rsidR="00E659F4" w:rsidRDefault="00E65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CEE2C" w14:textId="77777777" w:rsidR="00770A2C" w:rsidRDefault="00770A2C">
    <w:pPr>
      <w:pStyle w:val="Footer"/>
      <w:jc w:val="center"/>
    </w:pPr>
  </w:p>
  <w:p w14:paraId="7399B9F7" w14:textId="77777777" w:rsidR="00770A2C" w:rsidRDefault="00770A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5213351"/>
      <w:docPartObj>
        <w:docPartGallery w:val="Page Numbers (Bottom of Page)"/>
        <w:docPartUnique/>
      </w:docPartObj>
    </w:sdtPr>
    <w:sdtEndPr>
      <w:rPr>
        <w:noProof/>
      </w:rPr>
    </w:sdtEndPr>
    <w:sdtContent>
      <w:p w14:paraId="2EEA4A89" w14:textId="70981AFA" w:rsidR="00770A2C" w:rsidRDefault="00770A2C">
        <w:pPr>
          <w:pStyle w:val="Footer"/>
          <w:jc w:val="center"/>
        </w:pPr>
        <w:r>
          <w:fldChar w:fldCharType="begin"/>
        </w:r>
        <w:r>
          <w:instrText xml:space="preserve"> PAGE   \* MERGEFORMAT </w:instrText>
        </w:r>
        <w:r>
          <w:fldChar w:fldCharType="separate"/>
        </w:r>
        <w:r w:rsidR="005911D4">
          <w:rPr>
            <w:noProof/>
          </w:rPr>
          <w:t>11</w:t>
        </w:r>
        <w:r>
          <w:rPr>
            <w:noProof/>
          </w:rPr>
          <w:fldChar w:fldCharType="end"/>
        </w:r>
      </w:p>
    </w:sdtContent>
  </w:sdt>
  <w:p w14:paraId="6D3A36DE" w14:textId="77777777" w:rsidR="00770A2C" w:rsidRDefault="00770A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464132"/>
      <w:docPartObj>
        <w:docPartGallery w:val="Page Numbers (Bottom of Page)"/>
        <w:docPartUnique/>
      </w:docPartObj>
    </w:sdtPr>
    <w:sdtEndPr>
      <w:rPr>
        <w:noProof/>
      </w:rPr>
    </w:sdtEndPr>
    <w:sdtContent>
      <w:sdt>
        <w:sdtPr>
          <w:id w:val="348330672"/>
          <w:docPartObj>
            <w:docPartGallery w:val="Page Numbers (Bottom of Page)"/>
            <w:docPartUnique/>
          </w:docPartObj>
        </w:sdtPr>
        <w:sdtEndPr/>
        <w:sdtContent>
          <w:p w14:paraId="5F1F7CF2" w14:textId="77777777" w:rsidR="00770A2C" w:rsidRDefault="00770A2C" w:rsidP="00FA580C">
            <w:pPr>
              <w:pStyle w:val="Footer"/>
              <w:jc w:val="center"/>
            </w:pPr>
            <w:r>
              <w:t>Appendix 1</w:t>
            </w:r>
          </w:p>
        </w:sdtContent>
      </w:sdt>
      <w:p w14:paraId="56092B40" w14:textId="77777777" w:rsidR="00770A2C" w:rsidRDefault="00E659F4" w:rsidP="00FA580C">
        <w:pPr>
          <w:pStyle w:val="Footer"/>
          <w:jc w:val="center"/>
        </w:pPr>
      </w:p>
    </w:sdtContent>
  </w:sdt>
  <w:p w14:paraId="38CD2033" w14:textId="77777777" w:rsidR="00770A2C" w:rsidRDefault="00770A2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529807"/>
      <w:docPartObj>
        <w:docPartGallery w:val="Page Numbers (Bottom of Page)"/>
        <w:docPartUnique/>
      </w:docPartObj>
    </w:sdtPr>
    <w:sdtEndPr>
      <w:rPr>
        <w:noProof/>
      </w:rPr>
    </w:sdtEndPr>
    <w:sdtContent>
      <w:sdt>
        <w:sdtPr>
          <w:id w:val="-614054581"/>
          <w:docPartObj>
            <w:docPartGallery w:val="Page Numbers (Bottom of Page)"/>
            <w:docPartUnique/>
          </w:docPartObj>
        </w:sdtPr>
        <w:sdtEndPr/>
        <w:sdtContent>
          <w:p w14:paraId="6503186C" w14:textId="77777777" w:rsidR="00770A2C" w:rsidRDefault="00770A2C" w:rsidP="00FA580C">
            <w:pPr>
              <w:pStyle w:val="Footer"/>
              <w:jc w:val="center"/>
            </w:pPr>
            <w:r>
              <w:t>Appendix 1</w:t>
            </w:r>
          </w:p>
        </w:sdtContent>
      </w:sdt>
      <w:p w14:paraId="42CCDFA5" w14:textId="0822C4AF" w:rsidR="00770A2C" w:rsidRDefault="00770A2C" w:rsidP="00FA580C">
        <w:pPr>
          <w:pStyle w:val="Footer"/>
          <w:jc w:val="center"/>
        </w:pPr>
        <w:r>
          <w:fldChar w:fldCharType="begin"/>
        </w:r>
        <w:r>
          <w:instrText xml:space="preserve"> PAGE   \* MERGEFORMAT </w:instrText>
        </w:r>
        <w:r>
          <w:fldChar w:fldCharType="separate"/>
        </w:r>
        <w:r w:rsidR="005911D4">
          <w:rPr>
            <w:noProof/>
          </w:rPr>
          <w:t>ii</w:t>
        </w:r>
        <w:r>
          <w:rPr>
            <w:noProof/>
          </w:rPr>
          <w:fldChar w:fldCharType="end"/>
        </w:r>
      </w:p>
    </w:sdtContent>
  </w:sdt>
  <w:p w14:paraId="48AC92CF" w14:textId="77777777" w:rsidR="00770A2C" w:rsidRDefault="00770A2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908903"/>
      <w:docPartObj>
        <w:docPartGallery w:val="Page Numbers (Bottom of Page)"/>
        <w:docPartUnique/>
      </w:docPartObj>
    </w:sdtPr>
    <w:sdtEndPr>
      <w:rPr>
        <w:noProof/>
      </w:rPr>
    </w:sdtEndPr>
    <w:sdtContent>
      <w:sdt>
        <w:sdtPr>
          <w:id w:val="726112968"/>
          <w:docPartObj>
            <w:docPartGallery w:val="Page Numbers (Bottom of Page)"/>
            <w:docPartUnique/>
          </w:docPartObj>
        </w:sdtPr>
        <w:sdtEndPr/>
        <w:sdtContent>
          <w:p w14:paraId="634CABB3" w14:textId="77777777" w:rsidR="00770A2C" w:rsidRDefault="00770A2C" w:rsidP="00FA580C">
            <w:pPr>
              <w:pStyle w:val="Footer"/>
              <w:jc w:val="center"/>
            </w:pPr>
            <w:r>
              <w:t>Appendix 1</w:t>
            </w:r>
          </w:p>
        </w:sdtContent>
      </w:sdt>
      <w:p w14:paraId="0F63D2C3" w14:textId="09DB0EB1" w:rsidR="00770A2C" w:rsidRDefault="00770A2C" w:rsidP="00FA580C">
        <w:pPr>
          <w:pStyle w:val="Footer"/>
          <w:jc w:val="center"/>
        </w:pPr>
        <w:r>
          <w:fldChar w:fldCharType="begin"/>
        </w:r>
        <w:r>
          <w:instrText xml:space="preserve"> PAGE   \* MERGEFORMAT </w:instrText>
        </w:r>
        <w:r>
          <w:fldChar w:fldCharType="separate"/>
        </w:r>
        <w:r w:rsidR="002A3879">
          <w:rPr>
            <w:noProof/>
          </w:rPr>
          <w:t>35</w:t>
        </w:r>
        <w:r>
          <w:rPr>
            <w:noProof/>
          </w:rPr>
          <w:fldChar w:fldCharType="end"/>
        </w:r>
      </w:p>
    </w:sdtContent>
  </w:sdt>
  <w:p w14:paraId="0399496D" w14:textId="77777777" w:rsidR="00770A2C" w:rsidRDefault="00770A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1962201"/>
      <w:docPartObj>
        <w:docPartGallery w:val="Page Numbers (Bottom of Page)"/>
        <w:docPartUnique/>
      </w:docPartObj>
    </w:sdtPr>
    <w:sdtEndPr/>
    <w:sdtContent>
      <w:sdt>
        <w:sdtPr>
          <w:id w:val="-1590771078"/>
          <w:docPartObj>
            <w:docPartGallery w:val="Page Numbers (Bottom of Page)"/>
            <w:docPartUnique/>
          </w:docPartObj>
        </w:sdtPr>
        <w:sdtEndPr/>
        <w:sdtContent>
          <w:p w14:paraId="39CC7997" w14:textId="77777777" w:rsidR="00770A2C" w:rsidRDefault="00770A2C" w:rsidP="005F39AA">
            <w:pPr>
              <w:pStyle w:val="Footer"/>
              <w:jc w:val="center"/>
              <w:rPr>
                <w:rFonts w:eastAsiaTheme="minorHAnsi" w:cstheme="minorBidi"/>
                <w:szCs w:val="22"/>
              </w:rPr>
            </w:pPr>
            <w:r>
              <w:t>Appendix 2</w:t>
            </w:r>
          </w:p>
        </w:sdtContent>
      </w:sdt>
      <w:p w14:paraId="746176E2" w14:textId="134B502C" w:rsidR="00770A2C" w:rsidRDefault="00770A2C" w:rsidP="005F39AA">
        <w:pPr>
          <w:pStyle w:val="Footer"/>
          <w:jc w:val="center"/>
        </w:pPr>
        <w:r>
          <w:fldChar w:fldCharType="begin"/>
        </w:r>
        <w:r>
          <w:instrText xml:space="preserve"> PAGE   \* MERGEFORMAT </w:instrText>
        </w:r>
        <w:r>
          <w:fldChar w:fldCharType="separate"/>
        </w:r>
        <w:r w:rsidR="002A3879">
          <w:rPr>
            <w:noProof/>
          </w:rPr>
          <w:t>12</w:t>
        </w:r>
        <w:r>
          <w:rPr>
            <w:noProof/>
          </w:rPr>
          <w:fldChar w:fldCharType="end"/>
        </w:r>
      </w:p>
    </w:sdtContent>
  </w:sdt>
  <w:p w14:paraId="5A1AC4EB" w14:textId="77777777" w:rsidR="00770A2C" w:rsidRDefault="00770A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6E1E4" w14:textId="77777777" w:rsidR="00E659F4" w:rsidRDefault="00E659F4">
      <w:pPr>
        <w:spacing w:after="0" w:line="240" w:lineRule="auto"/>
      </w:pPr>
      <w:r>
        <w:separator/>
      </w:r>
    </w:p>
  </w:footnote>
  <w:footnote w:type="continuationSeparator" w:id="0">
    <w:p w14:paraId="30457B15" w14:textId="77777777" w:rsidR="00E659F4" w:rsidRDefault="00E659F4">
      <w:pPr>
        <w:spacing w:after="0" w:line="240" w:lineRule="auto"/>
      </w:pPr>
      <w:r>
        <w:continuationSeparator/>
      </w:r>
    </w:p>
  </w:footnote>
  <w:footnote w:id="1">
    <w:p w14:paraId="2FEEB439" w14:textId="51F69393" w:rsidR="00770A2C" w:rsidRDefault="00770A2C">
      <w:pPr>
        <w:pStyle w:val="FootnoteText"/>
      </w:pPr>
      <w:r>
        <w:rPr>
          <w:rStyle w:val="FootnoteReference"/>
        </w:rPr>
        <w:footnoteRef/>
      </w:r>
      <w:del w:id="137" w:author="Alie Muneer" w:date="2018-07-12T10:21:00Z">
        <w:r w:rsidDel="00287084">
          <w:delText xml:space="preserve"> </w:delText>
        </w:r>
      </w:del>
      <w:ins w:id="138" w:author="Alie Muneer" w:date="2018-07-12T15:58:00Z">
        <w:del w:id="139" w:author="Young, Dirk" w:date="2018-07-31T14:24:00Z">
          <w:r w:rsidRPr="00F63AA0" w:rsidDel="00823BB2">
            <w:delText xml:space="preserve">PSC and </w:delText>
          </w:r>
        </w:del>
      </w:ins>
      <w:ins w:id="140" w:author="Young, Dirk" w:date="2018-07-31T14:24:00Z">
        <w:r w:rsidR="00823BB2">
          <w:t xml:space="preserve">The </w:t>
        </w:r>
      </w:ins>
      <w:ins w:id="141" w:author="Alie Muneer" w:date="2018-07-12T15:58:00Z">
        <w:r w:rsidRPr="00F63AA0">
          <w:t>VVWM</w:t>
        </w:r>
      </w:ins>
      <w:ins w:id="142" w:author="Young, Dirk" w:date="2018-07-31T14:25:00Z">
        <w:r w:rsidR="00823BB2">
          <w:t xml:space="preserve"> </w:t>
        </w:r>
      </w:ins>
      <w:ins w:id="143" w:author="Young, Dirk" w:date="2018-07-31T14:24:00Z">
        <w:r w:rsidR="00823BB2">
          <w:t xml:space="preserve">is </w:t>
        </w:r>
      </w:ins>
      <w:ins w:id="144" w:author="Young, Dirk" w:date="2018-07-31T14:25:00Z">
        <w:r w:rsidR="00823BB2">
          <w:t xml:space="preserve">a computer routine </w:t>
        </w:r>
      </w:ins>
      <w:ins w:id="145" w:author="Young, Dirk" w:date="2018-07-31T14:24:00Z">
        <w:r w:rsidR="00823BB2">
          <w:t xml:space="preserve">used in several applications </w:t>
        </w:r>
      </w:ins>
      <w:ins w:id="146" w:author="Young, Dirk" w:date="2018-07-31T14:25:00Z">
        <w:r w:rsidR="00823BB2">
          <w:t xml:space="preserve">(e.g., </w:t>
        </w:r>
      </w:ins>
      <w:ins w:id="147" w:author="Young, Dirk" w:date="2018-07-31T14:24:00Z">
        <w:r w:rsidR="00823BB2">
          <w:t xml:space="preserve">PSC, PWC, </w:t>
        </w:r>
      </w:ins>
      <w:ins w:id="148" w:author="Young, Dirk" w:date="2018-07-31T14:25:00Z">
        <w:r w:rsidR="00823BB2">
          <w:t>P</w:t>
        </w:r>
      </w:ins>
      <w:ins w:id="149" w:author="Young, Dirk" w:date="2018-07-31T14:24:00Z">
        <w:r w:rsidR="00823BB2">
          <w:t>FAM)</w:t>
        </w:r>
      </w:ins>
      <w:ins w:id="150" w:author="Alie Muneer" w:date="2018-07-12T15:58:00Z">
        <w:r w:rsidRPr="00F63AA0">
          <w:t xml:space="preserve"> </w:t>
        </w:r>
        <w:del w:id="151" w:author="Young, Dirk" w:date="2018-07-31T14:25:00Z">
          <w:r w:rsidRPr="00F63AA0" w:rsidDel="00823BB2">
            <w:delText xml:space="preserve">differ from one another in regards to model use and application for the user. </w:delText>
          </w:r>
        </w:del>
      </w:ins>
      <w:ins w:id="152" w:author="Young, Dirk" w:date="2018-07-31T14:25:00Z">
        <w:r w:rsidR="00823BB2">
          <w:t xml:space="preserve"> </w:t>
        </w:r>
      </w:ins>
      <w:ins w:id="153" w:author="Alie Muneer" w:date="2018-07-12T15:58:00Z">
        <w:del w:id="154" w:author="Young, Dirk" w:date="2018-07-31T14:26:00Z">
          <w:r w:rsidRPr="00F63AA0" w:rsidDel="00823BB2">
            <w:delText>In</w:delText>
          </w:r>
        </w:del>
      </w:ins>
      <w:ins w:id="155" w:author="Young, Dirk" w:date="2018-07-31T14:26:00Z">
        <w:r w:rsidR="00823BB2">
          <w:t>When used with</w:t>
        </w:r>
      </w:ins>
      <w:ins w:id="156" w:author="Alie Muneer" w:date="2018-07-12T15:58:00Z">
        <w:r w:rsidRPr="00F63AA0">
          <w:t xml:space="preserve"> previous applications</w:t>
        </w:r>
      </w:ins>
      <w:ins w:id="157" w:author="Young, Dirk" w:date="2018-07-31T14:25:00Z">
        <w:r w:rsidR="00823BB2">
          <w:t xml:space="preserve"> (e.g.,  PWC)</w:t>
        </w:r>
      </w:ins>
      <w:ins w:id="158" w:author="Alie Muneer" w:date="2018-07-12T15:58:00Z">
        <w:r w:rsidRPr="00F63AA0">
          <w:t xml:space="preserve">, </w:t>
        </w:r>
      </w:ins>
      <w:ins w:id="159" w:author="Young, Dirk" w:date="2018-07-31T14:26:00Z">
        <w:r w:rsidR="00823BB2">
          <w:t xml:space="preserve">the </w:t>
        </w:r>
      </w:ins>
      <w:ins w:id="160" w:author="Alie Muneer" w:date="2018-07-12T15:58:00Z">
        <w:r w:rsidRPr="00F63AA0">
          <w:t>VVWM has accepted input mass through runoff</w:t>
        </w:r>
      </w:ins>
      <w:ins w:id="161" w:author="Young, Dirk" w:date="2018-07-31T14:26:00Z">
        <w:r w:rsidR="00823BB2">
          <w:t xml:space="preserve">. </w:t>
        </w:r>
      </w:ins>
      <w:ins w:id="162" w:author="Alie Muneer" w:date="2018-07-12T15:58:00Z">
        <w:del w:id="163" w:author="Young, Dirk" w:date="2018-07-31T14:26:00Z">
          <w:r w:rsidRPr="00F63AA0" w:rsidDel="00823BB2">
            <w:delText>, but</w:delText>
          </w:r>
        </w:del>
        <w:r w:rsidRPr="00F63AA0">
          <w:t xml:space="preserve"> </w:t>
        </w:r>
      </w:ins>
      <w:ins w:id="164" w:author="Young, Dirk" w:date="2018-07-31T14:31:00Z">
        <w:r w:rsidR="00823BB2">
          <w:t xml:space="preserve">The </w:t>
        </w:r>
      </w:ins>
      <w:ins w:id="165" w:author="Alie Muneer" w:date="2018-07-12T15:58:00Z">
        <w:r w:rsidRPr="00F63AA0">
          <w:t>VVWM</w:t>
        </w:r>
      </w:ins>
      <w:ins w:id="166" w:author="Young, Dirk" w:date="2018-07-31T14:26:00Z">
        <w:r w:rsidR="00823BB2">
          <w:t>, however,</w:t>
        </w:r>
      </w:ins>
      <w:ins w:id="167" w:author="Young, Dirk" w:date="2018-07-31T14:29:00Z">
        <w:r w:rsidR="00823BB2">
          <w:t xml:space="preserve"> </w:t>
        </w:r>
      </w:ins>
      <w:ins w:id="168" w:author="Alie Muneer" w:date="2018-07-12T15:58:00Z">
        <w:del w:id="169" w:author="Young, Dirk" w:date="2018-07-31T14:29:00Z">
          <w:r w:rsidRPr="00F63AA0" w:rsidDel="00823BB2">
            <w:delText xml:space="preserve"> has always has always been </w:delText>
          </w:r>
        </w:del>
      </w:ins>
      <w:ins w:id="170" w:author="Young, Dirk" w:date="2018-07-31T14:29:00Z">
        <w:r w:rsidR="00823BB2">
          <w:t xml:space="preserve">is also </w:t>
        </w:r>
      </w:ins>
      <w:ins w:id="171" w:author="Alie Muneer" w:date="2018-07-12T15:58:00Z">
        <w:r w:rsidRPr="00F63AA0">
          <w:t>capable of accepting point source inputs</w:t>
        </w:r>
      </w:ins>
      <w:ins w:id="172" w:author="Young, Dirk" w:date="2018-07-31T14:31:00Z">
        <w:r w:rsidR="00823BB2">
          <w:t xml:space="preserve"> as required by the PSC</w:t>
        </w:r>
      </w:ins>
      <w:ins w:id="173" w:author="Alie Muneer" w:date="2018-07-12T15:58:00Z">
        <w:r w:rsidRPr="00F63AA0">
          <w:t xml:space="preserve">. </w:t>
        </w:r>
      </w:ins>
      <w:ins w:id="174" w:author="Young, Dirk" w:date="2018-07-31T14:26:00Z">
        <w:r w:rsidR="00823BB2">
          <w:t xml:space="preserve"> </w:t>
        </w:r>
      </w:ins>
      <w:ins w:id="175" w:author="Young, Dirk" w:date="2018-07-31T14:31:00Z">
        <w:r w:rsidR="00511D1D">
          <w:t>Specifically, t</w:t>
        </w:r>
      </w:ins>
      <w:ins w:id="176" w:author="Young, Dirk" w:date="2018-07-31T14:30:00Z">
        <w:r w:rsidR="00823BB2">
          <w:t xml:space="preserve">he VVWM function in the </w:t>
        </w:r>
      </w:ins>
      <w:ins w:id="177" w:author="Alie Muneer" w:date="2018-07-12T15:58:00Z">
        <w:del w:id="178" w:author="Tobias, David" w:date="2018-07-18T16:47:00Z">
          <w:r w:rsidRPr="00F63AA0" w:rsidDel="002B32A0">
            <w:delText>For PSC</w:delText>
          </w:r>
        </w:del>
        <w:del w:id="179" w:author="Tobias, David" w:date="2018-07-18T16:46:00Z">
          <w:r w:rsidRPr="00F63AA0" w:rsidDel="002B32A0">
            <w:delText xml:space="preserve">, </w:delText>
          </w:r>
        </w:del>
        <w:r w:rsidRPr="00F63AA0">
          <w:t xml:space="preserve">PSC is </w:t>
        </w:r>
        <w:del w:id="180" w:author="Young, Dirk" w:date="2018-07-31T14:30:00Z">
          <w:r w:rsidRPr="00F63AA0" w:rsidDel="00823BB2">
            <w:delText xml:space="preserve">intended </w:delText>
          </w:r>
        </w:del>
        <w:r w:rsidRPr="00F63AA0">
          <w:t xml:space="preserve">to model releases from a point source discharge, usually the effluent pipe of a waste water treatment plant. </w:t>
        </w:r>
      </w:ins>
      <w:ins w:id="181" w:author="Young, Dirk" w:date="2018-07-31T14:27:00Z">
        <w:r w:rsidR="00823BB2">
          <w:t xml:space="preserve"> </w:t>
        </w:r>
      </w:ins>
      <w:ins w:id="182" w:author="Alie Muneer" w:date="2018-07-12T15:58:00Z">
        <w:r w:rsidRPr="00F63AA0">
          <w:t>Although the VVWM manual in Appendix 1 retains some references to the pesticide model for run-off (PRZM) as background information, PSC is intended to be used for point source discharges and PRZM will not typically be used with PSC.</w:t>
        </w:r>
      </w:ins>
      <w:del w:id="183" w:author="Alie Muneer" w:date="2018-07-12T10:21:00Z">
        <w:r w:rsidRPr="00036642" w:rsidDel="00287084">
          <w:delText>The mechanism by which the chemical is expected to enter the modeled environment is different between VVWM and PSC</w:delText>
        </w:r>
      </w:del>
      <w:del w:id="184" w:author="Alie Muneer" w:date="2018-07-12T15:58:00Z">
        <w:r w:rsidRPr="00036642" w:rsidDel="00F63AA0">
          <w:delText>. In VVWM the chemical is released to the water body after run-off from field after pesticide application</w:delText>
        </w:r>
      </w:del>
      <w:del w:id="185" w:author="Alie Muneer" w:date="2018-07-12T10:16:00Z">
        <w:r w:rsidRPr="00036642" w:rsidDel="00062173">
          <w:delText>,</w:delText>
        </w:r>
      </w:del>
      <w:del w:id="186" w:author="Alie Muneer" w:date="2018-07-12T10:24:00Z">
        <w:r w:rsidRPr="00036642" w:rsidDel="009444E1">
          <w:delText xml:space="preserve"> however</w:delText>
        </w:r>
      </w:del>
      <w:del w:id="187" w:author="Alie Muneer" w:date="2018-07-12T10:16:00Z">
        <w:r w:rsidRPr="00036642" w:rsidDel="00062173">
          <w:delText xml:space="preserve"> the </w:delText>
        </w:r>
      </w:del>
      <w:del w:id="188" w:author="Alie Muneer" w:date="2018-07-12T15:58:00Z">
        <w:r w:rsidRPr="00036642" w:rsidDel="00F63AA0">
          <w:delText xml:space="preserve">PSC is intended to model releases from a point source discharge, usually the effluent pipe of a waste water treatment plant. Although the manual retains some references to the pesticide model for run-off (PRZM) as background information, PSC is intended to be used for </w:delText>
        </w:r>
        <w:r w:rsidRPr="00F63AA0" w:rsidDel="00F63AA0">
          <w:delText>point source discharges and PRZM will not typically be used with PSC</w:delText>
        </w:r>
        <w:r w:rsidRPr="00062173" w:rsidDel="00F63AA0">
          <w:delText>.</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ung, Dirk">
    <w15:presenceInfo w15:providerId="AD" w15:userId="S-1-5-21-1339303556-449845944-1601390327-80613"/>
  </w15:person>
  <w15:person w15:author="Alie Muneer">
    <w15:presenceInfo w15:providerId="None" w15:userId="Alie Muneer"/>
  </w15:person>
  <w15:person w15:author="Tobias, David">
    <w15:presenceInfo w15:providerId="AD" w15:userId="S-1-5-21-1339303556-449845944-1601390327-2167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CA6"/>
    <w:rsid w:val="00031A88"/>
    <w:rsid w:val="00036642"/>
    <w:rsid w:val="00061D6F"/>
    <w:rsid w:val="00062173"/>
    <w:rsid w:val="000F7941"/>
    <w:rsid w:val="00113EA3"/>
    <w:rsid w:val="00153AD0"/>
    <w:rsid w:val="00177F75"/>
    <w:rsid w:val="001827FE"/>
    <w:rsid w:val="00193A78"/>
    <w:rsid w:val="001A1D56"/>
    <w:rsid w:val="001A3A95"/>
    <w:rsid w:val="001B52DC"/>
    <w:rsid w:val="001D12DB"/>
    <w:rsid w:val="001D589F"/>
    <w:rsid w:val="0023293E"/>
    <w:rsid w:val="00236389"/>
    <w:rsid w:val="00287084"/>
    <w:rsid w:val="00294208"/>
    <w:rsid w:val="002A3879"/>
    <w:rsid w:val="002B32A0"/>
    <w:rsid w:val="002B3E6B"/>
    <w:rsid w:val="002F28FF"/>
    <w:rsid w:val="002F7B86"/>
    <w:rsid w:val="00344998"/>
    <w:rsid w:val="003A09B9"/>
    <w:rsid w:val="003D0D62"/>
    <w:rsid w:val="003D38CA"/>
    <w:rsid w:val="003E3B00"/>
    <w:rsid w:val="003E4CDB"/>
    <w:rsid w:val="00407A99"/>
    <w:rsid w:val="004119E7"/>
    <w:rsid w:val="0042048B"/>
    <w:rsid w:val="0045189E"/>
    <w:rsid w:val="004700E3"/>
    <w:rsid w:val="00492E8C"/>
    <w:rsid w:val="004B1645"/>
    <w:rsid w:val="004C3361"/>
    <w:rsid w:val="00511D1D"/>
    <w:rsid w:val="00551DDB"/>
    <w:rsid w:val="005911D4"/>
    <w:rsid w:val="00595A76"/>
    <w:rsid w:val="005A46EE"/>
    <w:rsid w:val="005B3763"/>
    <w:rsid w:val="005F1909"/>
    <w:rsid w:val="005F26C4"/>
    <w:rsid w:val="005F39AA"/>
    <w:rsid w:val="00605325"/>
    <w:rsid w:val="00615B1E"/>
    <w:rsid w:val="00622060"/>
    <w:rsid w:val="00672130"/>
    <w:rsid w:val="00675758"/>
    <w:rsid w:val="00676FA8"/>
    <w:rsid w:val="006810FF"/>
    <w:rsid w:val="0068252D"/>
    <w:rsid w:val="006C1058"/>
    <w:rsid w:val="006C79A8"/>
    <w:rsid w:val="00756C7E"/>
    <w:rsid w:val="00770A2C"/>
    <w:rsid w:val="00772BAA"/>
    <w:rsid w:val="00795883"/>
    <w:rsid w:val="007C45A6"/>
    <w:rsid w:val="007C5D64"/>
    <w:rsid w:val="007F63A4"/>
    <w:rsid w:val="00823BB2"/>
    <w:rsid w:val="0082464B"/>
    <w:rsid w:val="00826632"/>
    <w:rsid w:val="008327CD"/>
    <w:rsid w:val="00844189"/>
    <w:rsid w:val="00857AAE"/>
    <w:rsid w:val="00870F3D"/>
    <w:rsid w:val="00875C24"/>
    <w:rsid w:val="008E6C81"/>
    <w:rsid w:val="008F3CA6"/>
    <w:rsid w:val="009110F5"/>
    <w:rsid w:val="00914DA9"/>
    <w:rsid w:val="009444E1"/>
    <w:rsid w:val="00973B0C"/>
    <w:rsid w:val="009C6FAD"/>
    <w:rsid w:val="00A867E3"/>
    <w:rsid w:val="00A936BE"/>
    <w:rsid w:val="00AD4425"/>
    <w:rsid w:val="00AF7ABC"/>
    <w:rsid w:val="00B2674E"/>
    <w:rsid w:val="00B5745A"/>
    <w:rsid w:val="00B82AB3"/>
    <w:rsid w:val="00B911B3"/>
    <w:rsid w:val="00BB4642"/>
    <w:rsid w:val="00BD2695"/>
    <w:rsid w:val="00C03264"/>
    <w:rsid w:val="00C078BC"/>
    <w:rsid w:val="00C13F15"/>
    <w:rsid w:val="00C315E7"/>
    <w:rsid w:val="00CA5792"/>
    <w:rsid w:val="00D221CB"/>
    <w:rsid w:val="00D3164B"/>
    <w:rsid w:val="00D35523"/>
    <w:rsid w:val="00D45A0E"/>
    <w:rsid w:val="00D55BD7"/>
    <w:rsid w:val="00D57F7B"/>
    <w:rsid w:val="00D62653"/>
    <w:rsid w:val="00D66DC1"/>
    <w:rsid w:val="00DB3E13"/>
    <w:rsid w:val="00DC580A"/>
    <w:rsid w:val="00E20E68"/>
    <w:rsid w:val="00E21988"/>
    <w:rsid w:val="00E61643"/>
    <w:rsid w:val="00E659F4"/>
    <w:rsid w:val="00EB34F1"/>
    <w:rsid w:val="00EF3E86"/>
    <w:rsid w:val="00F157EC"/>
    <w:rsid w:val="00F53FDF"/>
    <w:rsid w:val="00F63AA0"/>
    <w:rsid w:val="00F9051F"/>
    <w:rsid w:val="00FA5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AAC00"/>
  <w15:chartTrackingRefBased/>
  <w15:docId w15:val="{E4A31168-2D62-48BE-ACBA-D0A23D40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3CA6"/>
    <w:rPr>
      <w:rFonts w:ascii="Times New Roman" w:hAnsi="Times New Roman"/>
      <w:sz w:val="24"/>
    </w:rPr>
  </w:style>
  <w:style w:type="paragraph" w:styleId="Heading1">
    <w:name w:val="heading 1"/>
    <w:basedOn w:val="Normal"/>
    <w:next w:val="Normal"/>
    <w:link w:val="Heading1Char"/>
    <w:qFormat/>
    <w:rsid w:val="00D35523"/>
    <w:pPr>
      <w:keepNext/>
      <w:overflowPunct w:val="0"/>
      <w:autoSpaceDE w:val="0"/>
      <w:autoSpaceDN w:val="0"/>
      <w:adjustRightInd w:val="0"/>
      <w:spacing w:before="240" w:after="60" w:line="240" w:lineRule="auto"/>
      <w:textAlignment w:val="baseline"/>
      <w:outlineLvl w:val="0"/>
    </w:pPr>
    <w:rPr>
      <w:rFonts w:eastAsia="Times New Roman" w:cs="Times New Roman"/>
      <w:b/>
      <w:kern w:val="32"/>
      <w:sz w:val="32"/>
      <w:szCs w:val="32"/>
    </w:rPr>
  </w:style>
  <w:style w:type="paragraph" w:styleId="Heading2">
    <w:name w:val="heading 2"/>
    <w:basedOn w:val="Normal"/>
    <w:next w:val="Normal"/>
    <w:link w:val="Heading2Char"/>
    <w:qFormat/>
    <w:rsid w:val="00D35523"/>
    <w:pPr>
      <w:keepNext/>
      <w:overflowPunct w:val="0"/>
      <w:autoSpaceDE w:val="0"/>
      <w:autoSpaceDN w:val="0"/>
      <w:adjustRightInd w:val="0"/>
      <w:spacing w:before="240" w:after="60" w:line="240" w:lineRule="auto"/>
      <w:textAlignment w:val="baseline"/>
      <w:outlineLvl w:val="1"/>
    </w:pPr>
    <w:rPr>
      <w:rFonts w:eastAsia="Times New Roman" w:cs="Times New Roman"/>
      <w:b/>
      <w:i/>
      <w:sz w:val="28"/>
      <w:szCs w:val="20"/>
    </w:rPr>
  </w:style>
  <w:style w:type="paragraph" w:styleId="Heading3">
    <w:name w:val="heading 3"/>
    <w:basedOn w:val="Normal"/>
    <w:next w:val="Normal"/>
    <w:link w:val="Heading3Char"/>
    <w:qFormat/>
    <w:rsid w:val="00D35523"/>
    <w:pPr>
      <w:keepNext/>
      <w:overflowPunct w:val="0"/>
      <w:autoSpaceDE w:val="0"/>
      <w:autoSpaceDN w:val="0"/>
      <w:adjustRightInd w:val="0"/>
      <w:spacing w:before="240" w:after="60" w:line="240" w:lineRule="auto"/>
      <w:textAlignment w:val="baseline"/>
      <w:outlineLvl w:val="2"/>
    </w:pPr>
    <w:rPr>
      <w:rFonts w:eastAsia="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CA6"/>
    <w:pPr>
      <w:spacing w:after="0" w:line="240" w:lineRule="auto"/>
    </w:pPr>
    <w:rPr>
      <w:rFonts w:ascii="Times New Roman" w:hAnsi="Times New Roman"/>
      <w:sz w:val="24"/>
    </w:rPr>
  </w:style>
  <w:style w:type="paragraph" w:styleId="BodyText">
    <w:name w:val="Body Text"/>
    <w:basedOn w:val="Normal"/>
    <w:link w:val="BodyTextChar"/>
    <w:rsid w:val="00B911B3"/>
    <w:pPr>
      <w:overflowPunct w:val="0"/>
      <w:autoSpaceDE w:val="0"/>
      <w:autoSpaceDN w:val="0"/>
      <w:adjustRightInd w:val="0"/>
      <w:spacing w:after="0" w:line="240" w:lineRule="auto"/>
      <w:textAlignment w:val="baseline"/>
    </w:pPr>
    <w:rPr>
      <w:rFonts w:eastAsia="Times New Roman" w:cs="Times New Roman"/>
      <w:bCs/>
      <w:szCs w:val="20"/>
    </w:rPr>
  </w:style>
  <w:style w:type="character" w:customStyle="1" w:styleId="BodyTextChar">
    <w:name w:val="Body Text Char"/>
    <w:basedOn w:val="DefaultParagraphFont"/>
    <w:link w:val="BodyText"/>
    <w:rsid w:val="00B911B3"/>
    <w:rPr>
      <w:rFonts w:ascii="Times New Roman" w:eastAsia="Times New Roman" w:hAnsi="Times New Roman" w:cs="Times New Roman"/>
      <w:bCs/>
      <w:sz w:val="24"/>
      <w:szCs w:val="20"/>
    </w:rPr>
  </w:style>
  <w:style w:type="character" w:styleId="Strong">
    <w:name w:val="Strong"/>
    <w:uiPriority w:val="22"/>
    <w:qFormat/>
    <w:rsid w:val="00B911B3"/>
    <w:rPr>
      <w:b/>
      <w:bCs/>
    </w:rPr>
  </w:style>
  <w:style w:type="character" w:customStyle="1" w:styleId="Heading1Char">
    <w:name w:val="Heading 1 Char"/>
    <w:basedOn w:val="DefaultParagraphFont"/>
    <w:link w:val="Heading1"/>
    <w:rsid w:val="00D35523"/>
    <w:rPr>
      <w:rFonts w:ascii="Times New Roman" w:eastAsia="Times New Roman" w:hAnsi="Times New Roman" w:cs="Times New Roman"/>
      <w:b/>
      <w:kern w:val="32"/>
      <w:sz w:val="32"/>
      <w:szCs w:val="32"/>
    </w:rPr>
  </w:style>
  <w:style w:type="character" w:customStyle="1" w:styleId="Heading2Char">
    <w:name w:val="Heading 2 Char"/>
    <w:basedOn w:val="DefaultParagraphFont"/>
    <w:link w:val="Heading2"/>
    <w:rsid w:val="00D35523"/>
    <w:rPr>
      <w:rFonts w:ascii="Times New Roman" w:eastAsia="Times New Roman" w:hAnsi="Times New Roman" w:cs="Times New Roman"/>
      <w:b/>
      <w:i/>
      <w:sz w:val="28"/>
      <w:szCs w:val="20"/>
    </w:rPr>
  </w:style>
  <w:style w:type="character" w:customStyle="1" w:styleId="Heading3Char">
    <w:name w:val="Heading 3 Char"/>
    <w:basedOn w:val="DefaultParagraphFont"/>
    <w:link w:val="Heading3"/>
    <w:rsid w:val="00D35523"/>
    <w:rPr>
      <w:rFonts w:ascii="Times New Roman" w:eastAsia="Times New Roman" w:hAnsi="Times New Roman" w:cs="Times New Roman"/>
      <w:b/>
      <w:sz w:val="24"/>
      <w:szCs w:val="20"/>
    </w:rPr>
  </w:style>
  <w:style w:type="numbering" w:customStyle="1" w:styleId="NoList1">
    <w:name w:val="No List1"/>
    <w:next w:val="NoList"/>
    <w:uiPriority w:val="99"/>
    <w:semiHidden/>
    <w:unhideWhenUsed/>
    <w:rsid w:val="00D35523"/>
  </w:style>
  <w:style w:type="paragraph" w:styleId="Footer">
    <w:name w:val="footer"/>
    <w:basedOn w:val="Normal"/>
    <w:link w:val="FooterChar"/>
    <w:uiPriority w:val="99"/>
    <w:rsid w:val="00D35523"/>
    <w:pPr>
      <w:tabs>
        <w:tab w:val="center" w:pos="4320"/>
        <w:tab w:val="right" w:pos="8640"/>
      </w:tabs>
      <w:overflowPunct w:val="0"/>
      <w:autoSpaceDE w:val="0"/>
      <w:autoSpaceDN w:val="0"/>
      <w:adjustRightInd w:val="0"/>
      <w:spacing w:after="0" w:line="240" w:lineRule="auto"/>
      <w:textAlignment w:val="baseline"/>
    </w:pPr>
    <w:rPr>
      <w:rFonts w:eastAsia="Times New Roman" w:cs="Times New Roman"/>
      <w:szCs w:val="20"/>
    </w:rPr>
  </w:style>
  <w:style w:type="character" w:customStyle="1" w:styleId="FooterChar">
    <w:name w:val="Footer Char"/>
    <w:basedOn w:val="DefaultParagraphFont"/>
    <w:link w:val="Footer"/>
    <w:uiPriority w:val="99"/>
    <w:rsid w:val="00D35523"/>
    <w:rPr>
      <w:rFonts w:ascii="Times New Roman" w:eastAsia="Times New Roman" w:hAnsi="Times New Roman" w:cs="Times New Roman"/>
      <w:sz w:val="24"/>
      <w:szCs w:val="20"/>
    </w:rPr>
  </w:style>
  <w:style w:type="character" w:styleId="PageNumber">
    <w:name w:val="page number"/>
    <w:basedOn w:val="DefaultParagraphFont"/>
    <w:semiHidden/>
    <w:rsid w:val="00D35523"/>
  </w:style>
  <w:style w:type="paragraph" w:styleId="BodyTextIndent">
    <w:name w:val="Body Text Indent"/>
    <w:basedOn w:val="Normal"/>
    <w:link w:val="BodyTextIndentChar"/>
    <w:semiHidden/>
    <w:rsid w:val="00D35523"/>
    <w:pPr>
      <w:overflowPunct w:val="0"/>
      <w:autoSpaceDE w:val="0"/>
      <w:autoSpaceDN w:val="0"/>
      <w:adjustRightInd w:val="0"/>
      <w:spacing w:after="0" w:line="240" w:lineRule="auto"/>
      <w:ind w:firstLine="720"/>
      <w:textAlignment w:val="baseline"/>
    </w:pPr>
    <w:rPr>
      <w:rFonts w:eastAsia="Times New Roman" w:cs="Times New Roman"/>
      <w:szCs w:val="20"/>
    </w:rPr>
  </w:style>
  <w:style w:type="character" w:customStyle="1" w:styleId="BodyTextIndentChar">
    <w:name w:val="Body Text Indent Char"/>
    <w:basedOn w:val="DefaultParagraphFont"/>
    <w:link w:val="BodyTextIndent"/>
    <w:semiHidden/>
    <w:rsid w:val="00D35523"/>
    <w:rPr>
      <w:rFonts w:ascii="Times New Roman" w:eastAsia="Times New Roman" w:hAnsi="Times New Roman" w:cs="Times New Roman"/>
      <w:sz w:val="24"/>
      <w:szCs w:val="20"/>
    </w:rPr>
  </w:style>
  <w:style w:type="table" w:styleId="TableGrid">
    <w:name w:val="Table Grid"/>
    <w:basedOn w:val="TableNormal"/>
    <w:uiPriority w:val="59"/>
    <w:rsid w:val="00D3552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35523"/>
    <w:pPr>
      <w:overflowPunct w:val="0"/>
      <w:autoSpaceDE w:val="0"/>
      <w:autoSpaceDN w:val="0"/>
      <w:adjustRightInd w:val="0"/>
      <w:spacing w:after="0" w:line="240" w:lineRule="auto"/>
      <w:textAlignment w:val="baseline"/>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35523"/>
    <w:rPr>
      <w:rFonts w:ascii="Tahoma" w:eastAsia="Times New Roman" w:hAnsi="Tahoma" w:cs="Tahoma"/>
      <w:sz w:val="16"/>
      <w:szCs w:val="16"/>
    </w:rPr>
  </w:style>
  <w:style w:type="paragraph" w:customStyle="1" w:styleId="Caption1">
    <w:name w:val="Caption1"/>
    <w:basedOn w:val="Normal"/>
    <w:next w:val="Normal"/>
    <w:uiPriority w:val="35"/>
    <w:unhideWhenUsed/>
    <w:qFormat/>
    <w:rsid w:val="00D35523"/>
    <w:pPr>
      <w:overflowPunct w:val="0"/>
      <w:autoSpaceDE w:val="0"/>
      <w:autoSpaceDN w:val="0"/>
      <w:adjustRightInd w:val="0"/>
      <w:spacing w:after="200" w:line="240" w:lineRule="auto"/>
      <w:textAlignment w:val="baseline"/>
    </w:pPr>
    <w:rPr>
      <w:rFonts w:eastAsia="Times New Roman" w:cs="Times New Roman"/>
      <w:b/>
      <w:bCs/>
      <w:color w:val="4F81BD"/>
      <w:sz w:val="18"/>
      <w:szCs w:val="18"/>
    </w:rPr>
  </w:style>
  <w:style w:type="paragraph" w:customStyle="1" w:styleId="TOCHeading1">
    <w:name w:val="TOC Heading1"/>
    <w:basedOn w:val="Heading1"/>
    <w:next w:val="Normal"/>
    <w:uiPriority w:val="39"/>
    <w:semiHidden/>
    <w:unhideWhenUsed/>
    <w:qFormat/>
    <w:rsid w:val="00D35523"/>
    <w:pPr>
      <w:keepLines/>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TOC1">
    <w:name w:val="toc 1"/>
    <w:basedOn w:val="Normal"/>
    <w:next w:val="Normal"/>
    <w:autoRedefine/>
    <w:uiPriority w:val="39"/>
    <w:unhideWhenUsed/>
    <w:rsid w:val="00D35523"/>
    <w:pPr>
      <w:overflowPunct w:val="0"/>
      <w:autoSpaceDE w:val="0"/>
      <w:autoSpaceDN w:val="0"/>
      <w:adjustRightInd w:val="0"/>
      <w:spacing w:after="100" w:line="240" w:lineRule="auto"/>
      <w:textAlignment w:val="baseline"/>
    </w:pPr>
    <w:rPr>
      <w:rFonts w:eastAsia="Times New Roman" w:cs="Times New Roman"/>
      <w:szCs w:val="20"/>
    </w:rPr>
  </w:style>
  <w:style w:type="paragraph" w:styleId="TOC2">
    <w:name w:val="toc 2"/>
    <w:basedOn w:val="Normal"/>
    <w:next w:val="Normal"/>
    <w:autoRedefine/>
    <w:uiPriority w:val="39"/>
    <w:unhideWhenUsed/>
    <w:rsid w:val="00D35523"/>
    <w:pPr>
      <w:overflowPunct w:val="0"/>
      <w:autoSpaceDE w:val="0"/>
      <w:autoSpaceDN w:val="0"/>
      <w:adjustRightInd w:val="0"/>
      <w:spacing w:after="100" w:line="240" w:lineRule="auto"/>
      <w:ind w:left="240"/>
      <w:textAlignment w:val="baseline"/>
    </w:pPr>
    <w:rPr>
      <w:rFonts w:eastAsia="Times New Roman" w:cs="Times New Roman"/>
      <w:szCs w:val="20"/>
    </w:rPr>
  </w:style>
  <w:style w:type="paragraph" w:styleId="TOC3">
    <w:name w:val="toc 3"/>
    <w:basedOn w:val="Normal"/>
    <w:next w:val="Normal"/>
    <w:autoRedefine/>
    <w:uiPriority w:val="39"/>
    <w:unhideWhenUsed/>
    <w:rsid w:val="00D35523"/>
    <w:pPr>
      <w:overflowPunct w:val="0"/>
      <w:autoSpaceDE w:val="0"/>
      <w:autoSpaceDN w:val="0"/>
      <w:adjustRightInd w:val="0"/>
      <w:spacing w:after="100" w:line="240" w:lineRule="auto"/>
      <w:ind w:left="480"/>
      <w:textAlignment w:val="baseline"/>
    </w:pPr>
    <w:rPr>
      <w:rFonts w:eastAsia="Times New Roman" w:cs="Times New Roman"/>
      <w:szCs w:val="20"/>
    </w:rPr>
  </w:style>
  <w:style w:type="character" w:customStyle="1" w:styleId="Hyperlink1">
    <w:name w:val="Hyperlink1"/>
    <w:basedOn w:val="DefaultParagraphFont"/>
    <w:uiPriority w:val="99"/>
    <w:unhideWhenUsed/>
    <w:rsid w:val="00D35523"/>
    <w:rPr>
      <w:color w:val="0000FF"/>
      <w:u w:val="single"/>
    </w:rPr>
  </w:style>
  <w:style w:type="paragraph" w:styleId="Header">
    <w:name w:val="header"/>
    <w:basedOn w:val="Normal"/>
    <w:link w:val="HeaderChar"/>
    <w:uiPriority w:val="99"/>
    <w:unhideWhenUsed/>
    <w:rsid w:val="00D35523"/>
    <w:pPr>
      <w:tabs>
        <w:tab w:val="center" w:pos="4680"/>
        <w:tab w:val="right" w:pos="9360"/>
      </w:tabs>
      <w:overflowPunct w:val="0"/>
      <w:autoSpaceDE w:val="0"/>
      <w:autoSpaceDN w:val="0"/>
      <w:adjustRightInd w:val="0"/>
      <w:spacing w:after="0" w:line="240" w:lineRule="auto"/>
      <w:textAlignment w:val="baseline"/>
    </w:pPr>
    <w:rPr>
      <w:rFonts w:eastAsia="Times New Roman" w:cs="Times New Roman"/>
      <w:szCs w:val="20"/>
    </w:rPr>
  </w:style>
  <w:style w:type="character" w:customStyle="1" w:styleId="HeaderChar">
    <w:name w:val="Header Char"/>
    <w:basedOn w:val="DefaultParagraphFont"/>
    <w:link w:val="Header"/>
    <w:uiPriority w:val="99"/>
    <w:rsid w:val="00D3552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D35523"/>
    <w:rPr>
      <w:sz w:val="16"/>
      <w:szCs w:val="16"/>
    </w:rPr>
  </w:style>
  <w:style w:type="paragraph" w:styleId="CommentText">
    <w:name w:val="annotation text"/>
    <w:basedOn w:val="Normal"/>
    <w:link w:val="CommentTextChar"/>
    <w:uiPriority w:val="99"/>
    <w:semiHidden/>
    <w:unhideWhenUsed/>
    <w:rsid w:val="00D35523"/>
    <w:pPr>
      <w:overflowPunct w:val="0"/>
      <w:autoSpaceDE w:val="0"/>
      <w:autoSpaceDN w:val="0"/>
      <w:adjustRightInd w:val="0"/>
      <w:spacing w:after="0" w:line="240" w:lineRule="auto"/>
      <w:textAlignment w:val="baseline"/>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D3552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35523"/>
    <w:rPr>
      <w:b/>
      <w:bCs/>
    </w:rPr>
  </w:style>
  <w:style w:type="character" w:customStyle="1" w:styleId="CommentSubjectChar">
    <w:name w:val="Comment Subject Char"/>
    <w:basedOn w:val="CommentTextChar"/>
    <w:link w:val="CommentSubject"/>
    <w:uiPriority w:val="99"/>
    <w:semiHidden/>
    <w:rsid w:val="00D35523"/>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D35523"/>
    <w:rPr>
      <w:color w:val="0563C1" w:themeColor="hyperlink"/>
      <w:u w:val="single"/>
    </w:rPr>
  </w:style>
  <w:style w:type="paragraph" w:styleId="NormalWeb">
    <w:name w:val="Normal (Web)"/>
    <w:basedOn w:val="Normal"/>
    <w:uiPriority w:val="99"/>
    <w:semiHidden/>
    <w:unhideWhenUsed/>
    <w:rsid w:val="00D35523"/>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B4642"/>
    <w:pPr>
      <w:spacing w:after="200" w:line="240" w:lineRule="auto"/>
    </w:pPr>
    <w:rPr>
      <w:iCs/>
      <w:color w:val="000000" w:themeColor="text1"/>
      <w:sz w:val="20"/>
      <w:szCs w:val="20"/>
    </w:rPr>
  </w:style>
  <w:style w:type="paragraph" w:styleId="FootnoteText">
    <w:name w:val="footnote text"/>
    <w:basedOn w:val="Normal"/>
    <w:link w:val="FootnoteTextChar"/>
    <w:uiPriority w:val="99"/>
    <w:semiHidden/>
    <w:unhideWhenUsed/>
    <w:rsid w:val="00BD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2695"/>
    <w:rPr>
      <w:rFonts w:ascii="Times New Roman" w:hAnsi="Times New Roman"/>
      <w:sz w:val="20"/>
      <w:szCs w:val="20"/>
    </w:rPr>
  </w:style>
  <w:style w:type="character" w:styleId="FootnoteReference">
    <w:name w:val="footnote reference"/>
    <w:basedOn w:val="DefaultParagraphFont"/>
    <w:uiPriority w:val="99"/>
    <w:semiHidden/>
    <w:unhideWhenUsed/>
    <w:rsid w:val="00BD2695"/>
    <w:rPr>
      <w:vertAlign w:val="superscript"/>
    </w:rPr>
  </w:style>
  <w:style w:type="paragraph" w:styleId="EndnoteText">
    <w:name w:val="endnote text"/>
    <w:basedOn w:val="Normal"/>
    <w:link w:val="EndnoteTextChar"/>
    <w:uiPriority w:val="99"/>
    <w:semiHidden/>
    <w:unhideWhenUsed/>
    <w:rsid w:val="000366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642"/>
    <w:rPr>
      <w:rFonts w:ascii="Times New Roman" w:hAnsi="Times New Roman"/>
      <w:sz w:val="20"/>
      <w:szCs w:val="20"/>
    </w:rPr>
  </w:style>
  <w:style w:type="character" w:styleId="EndnoteReference">
    <w:name w:val="endnote reference"/>
    <w:basedOn w:val="DefaultParagraphFont"/>
    <w:uiPriority w:val="99"/>
    <w:semiHidden/>
    <w:unhideWhenUsed/>
    <w:rsid w:val="00036642"/>
    <w:rPr>
      <w:vertAlign w:val="superscript"/>
    </w:rPr>
  </w:style>
  <w:style w:type="paragraph" w:styleId="Revision">
    <w:name w:val="Revision"/>
    <w:hidden/>
    <w:uiPriority w:val="99"/>
    <w:semiHidden/>
    <w:rsid w:val="00770A2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117" Type="http://schemas.openxmlformats.org/officeDocument/2006/relationships/image" Target="media/image62.wmf"/><Relationship Id="rId21" Type="http://schemas.openxmlformats.org/officeDocument/2006/relationships/image" Target="media/image13.png"/><Relationship Id="rId42" Type="http://schemas.openxmlformats.org/officeDocument/2006/relationships/image" Target="media/image25.wmf"/><Relationship Id="rId47" Type="http://schemas.openxmlformats.org/officeDocument/2006/relationships/oleObject" Target="embeddings/oleObject9.bin"/><Relationship Id="rId63" Type="http://schemas.openxmlformats.org/officeDocument/2006/relationships/image" Target="media/image35.wmf"/><Relationship Id="rId68" Type="http://schemas.openxmlformats.org/officeDocument/2006/relationships/oleObject" Target="embeddings/oleObject20.bin"/><Relationship Id="rId84" Type="http://schemas.openxmlformats.org/officeDocument/2006/relationships/oleObject" Target="embeddings/oleObject28.bin"/><Relationship Id="rId89" Type="http://schemas.openxmlformats.org/officeDocument/2006/relationships/image" Target="media/image48.wmf"/><Relationship Id="rId112" Type="http://schemas.openxmlformats.org/officeDocument/2006/relationships/oleObject" Target="embeddings/oleObject42.bin"/><Relationship Id="rId133" Type="http://schemas.openxmlformats.org/officeDocument/2006/relationships/image" Target="media/image70.wmf"/><Relationship Id="rId138" Type="http://schemas.openxmlformats.org/officeDocument/2006/relationships/oleObject" Target="embeddings/oleObject55.bin"/><Relationship Id="rId154" Type="http://schemas.openxmlformats.org/officeDocument/2006/relationships/oleObject" Target="embeddings/oleObject63.bin"/><Relationship Id="rId159" Type="http://schemas.openxmlformats.org/officeDocument/2006/relationships/image" Target="media/image83.wmf"/><Relationship Id="rId175" Type="http://schemas.openxmlformats.org/officeDocument/2006/relationships/image" Target="media/image95.emf"/><Relationship Id="rId170" Type="http://schemas.openxmlformats.org/officeDocument/2006/relationships/image" Target="media/image91.wmf"/><Relationship Id="rId16" Type="http://schemas.openxmlformats.org/officeDocument/2006/relationships/image" Target="media/image8.png"/><Relationship Id="rId107" Type="http://schemas.openxmlformats.org/officeDocument/2006/relationships/image" Target="media/image57.wmf"/><Relationship Id="rId11" Type="http://schemas.openxmlformats.org/officeDocument/2006/relationships/image" Target="media/image3.jpeg"/><Relationship Id="rId32" Type="http://schemas.openxmlformats.org/officeDocument/2006/relationships/image" Target="media/image20.wmf"/><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image" Target="media/image33.wmf"/><Relationship Id="rId74" Type="http://schemas.openxmlformats.org/officeDocument/2006/relationships/oleObject" Target="embeddings/oleObject23.bin"/><Relationship Id="rId79" Type="http://schemas.openxmlformats.org/officeDocument/2006/relationships/image" Target="media/image43.wmf"/><Relationship Id="rId102" Type="http://schemas.openxmlformats.org/officeDocument/2006/relationships/oleObject" Target="embeddings/oleObject37.bin"/><Relationship Id="rId123" Type="http://schemas.openxmlformats.org/officeDocument/2006/relationships/image" Target="media/image65.wmf"/><Relationship Id="rId128" Type="http://schemas.openxmlformats.org/officeDocument/2006/relationships/oleObject" Target="embeddings/oleObject50.bin"/><Relationship Id="rId144" Type="http://schemas.openxmlformats.org/officeDocument/2006/relationships/oleObject" Target="embeddings/oleObject58.bin"/><Relationship Id="rId149" Type="http://schemas.openxmlformats.org/officeDocument/2006/relationships/image" Target="media/image78.wmf"/><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image" Target="media/image51.wmf"/><Relationship Id="rId160" Type="http://schemas.openxmlformats.org/officeDocument/2006/relationships/oleObject" Target="embeddings/oleObject66.bin"/><Relationship Id="rId165" Type="http://schemas.openxmlformats.org/officeDocument/2006/relationships/image" Target="media/image86.emf"/><Relationship Id="rId181"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footer" Target="footer3.xml"/><Relationship Id="rId43" Type="http://schemas.openxmlformats.org/officeDocument/2006/relationships/oleObject" Target="embeddings/oleObject7.bin"/><Relationship Id="rId48" Type="http://schemas.openxmlformats.org/officeDocument/2006/relationships/image" Target="media/image28.wmf"/><Relationship Id="rId64" Type="http://schemas.openxmlformats.org/officeDocument/2006/relationships/oleObject" Target="embeddings/oleObject18.bin"/><Relationship Id="rId69" Type="http://schemas.openxmlformats.org/officeDocument/2006/relationships/image" Target="media/image38.wmf"/><Relationship Id="rId113" Type="http://schemas.openxmlformats.org/officeDocument/2006/relationships/image" Target="media/image60.wmf"/><Relationship Id="rId118" Type="http://schemas.openxmlformats.org/officeDocument/2006/relationships/oleObject" Target="embeddings/oleObject45.bin"/><Relationship Id="rId134" Type="http://schemas.openxmlformats.org/officeDocument/2006/relationships/oleObject" Target="embeddings/oleObject53.bin"/><Relationship Id="rId139" Type="http://schemas.openxmlformats.org/officeDocument/2006/relationships/image" Target="media/image73.wmf"/><Relationship Id="rId80" Type="http://schemas.openxmlformats.org/officeDocument/2006/relationships/oleObject" Target="embeddings/oleObject26.bin"/><Relationship Id="rId85" Type="http://schemas.openxmlformats.org/officeDocument/2006/relationships/image" Target="media/image46.wmf"/><Relationship Id="rId150" Type="http://schemas.openxmlformats.org/officeDocument/2006/relationships/oleObject" Target="embeddings/oleObject61.bin"/><Relationship Id="rId155" Type="http://schemas.openxmlformats.org/officeDocument/2006/relationships/image" Target="media/image81.wmf"/><Relationship Id="rId171" Type="http://schemas.openxmlformats.org/officeDocument/2006/relationships/oleObject" Target="embeddings/oleObject69.bin"/><Relationship Id="rId176" Type="http://schemas.openxmlformats.org/officeDocument/2006/relationships/image" Target="media/image96.wmf"/><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oleObject" Target="embeddings/oleObject2.bin"/><Relationship Id="rId38" Type="http://schemas.openxmlformats.org/officeDocument/2006/relationships/image" Target="media/image23.wmf"/><Relationship Id="rId59" Type="http://schemas.openxmlformats.org/officeDocument/2006/relationships/oleObject" Target="embeddings/oleObject15.bin"/><Relationship Id="rId103" Type="http://schemas.openxmlformats.org/officeDocument/2006/relationships/image" Target="media/image55.wmf"/><Relationship Id="rId108" Type="http://schemas.openxmlformats.org/officeDocument/2006/relationships/oleObject" Target="embeddings/oleObject40.bin"/><Relationship Id="rId124" Type="http://schemas.openxmlformats.org/officeDocument/2006/relationships/oleObject" Target="embeddings/oleObject48.bin"/><Relationship Id="rId129" Type="http://schemas.openxmlformats.org/officeDocument/2006/relationships/image" Target="media/image68.wmf"/><Relationship Id="rId54" Type="http://schemas.openxmlformats.org/officeDocument/2006/relationships/image" Target="media/image31.wmf"/><Relationship Id="rId70" Type="http://schemas.openxmlformats.org/officeDocument/2006/relationships/oleObject" Target="embeddings/oleObject21.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4.bin"/><Relationship Id="rId140" Type="http://schemas.openxmlformats.org/officeDocument/2006/relationships/oleObject" Target="embeddings/oleObject56.bin"/><Relationship Id="rId145" Type="http://schemas.openxmlformats.org/officeDocument/2006/relationships/image" Target="media/image76.wmf"/><Relationship Id="rId161" Type="http://schemas.openxmlformats.org/officeDocument/2006/relationships/image" Target="media/image84.wmf"/><Relationship Id="rId166" Type="http://schemas.openxmlformats.org/officeDocument/2006/relationships/image" Target="media/image87.emf"/><Relationship Id="rId18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8.wmf"/><Relationship Id="rId49" Type="http://schemas.openxmlformats.org/officeDocument/2006/relationships/oleObject" Target="embeddings/oleObject10.bin"/><Relationship Id="rId114" Type="http://schemas.openxmlformats.org/officeDocument/2006/relationships/oleObject" Target="embeddings/oleObject43.bin"/><Relationship Id="rId119" Type="http://schemas.openxmlformats.org/officeDocument/2006/relationships/image" Target="media/image63.wmf"/><Relationship Id="rId44" Type="http://schemas.openxmlformats.org/officeDocument/2006/relationships/image" Target="media/image26.wmf"/><Relationship Id="rId60" Type="http://schemas.openxmlformats.org/officeDocument/2006/relationships/oleObject" Target="embeddings/oleObject16.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29.bin"/><Relationship Id="rId130" Type="http://schemas.openxmlformats.org/officeDocument/2006/relationships/oleObject" Target="embeddings/oleObject51.bin"/><Relationship Id="rId135" Type="http://schemas.openxmlformats.org/officeDocument/2006/relationships/image" Target="media/image71.wmf"/><Relationship Id="rId151" Type="http://schemas.openxmlformats.org/officeDocument/2006/relationships/image" Target="media/image79.wmf"/><Relationship Id="rId156" Type="http://schemas.openxmlformats.org/officeDocument/2006/relationships/oleObject" Target="embeddings/oleObject64.bin"/><Relationship Id="rId177" Type="http://schemas.openxmlformats.org/officeDocument/2006/relationships/image" Target="media/image97.wmf"/><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92.emf"/><Relationship Id="rId180" Type="http://schemas.openxmlformats.org/officeDocument/2006/relationships/footer" Target="footer6.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oleObject" Target="embeddings/oleObject5.bin"/><Relationship Id="rId109" Type="http://schemas.openxmlformats.org/officeDocument/2006/relationships/image" Target="media/image58.wmf"/><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image" Target="media/image52.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66.wmf"/><Relationship Id="rId141" Type="http://schemas.openxmlformats.org/officeDocument/2006/relationships/image" Target="media/image74.wmf"/><Relationship Id="rId146" Type="http://schemas.openxmlformats.org/officeDocument/2006/relationships/oleObject" Target="embeddings/oleObject59.bin"/><Relationship Id="rId167" Type="http://schemas.openxmlformats.org/officeDocument/2006/relationships/image" Target="media/image88.emf"/><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oleObject" Target="embeddings/oleObject32.bin"/><Relationship Id="rId162" Type="http://schemas.openxmlformats.org/officeDocument/2006/relationships/oleObject" Target="embeddings/oleObject67.bin"/><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6.png"/><Relationship Id="rId40" Type="http://schemas.openxmlformats.org/officeDocument/2006/relationships/image" Target="media/image24.wmf"/><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image" Target="media/image47.wmf"/><Relationship Id="rId110" Type="http://schemas.openxmlformats.org/officeDocument/2006/relationships/oleObject" Target="embeddings/oleObject41.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oleObject" Target="embeddings/oleObject54.bin"/><Relationship Id="rId157" Type="http://schemas.openxmlformats.org/officeDocument/2006/relationships/image" Target="media/image82.wmf"/><Relationship Id="rId178" Type="http://schemas.openxmlformats.org/officeDocument/2006/relationships/image" Target="media/image98.wmf"/><Relationship Id="rId61" Type="http://schemas.openxmlformats.org/officeDocument/2006/relationships/image" Target="media/image34.wmf"/><Relationship Id="rId82" Type="http://schemas.openxmlformats.org/officeDocument/2006/relationships/oleObject" Target="embeddings/oleObject27.bin"/><Relationship Id="rId152" Type="http://schemas.openxmlformats.org/officeDocument/2006/relationships/oleObject" Target="embeddings/oleObject62.bin"/><Relationship Id="rId173" Type="http://schemas.openxmlformats.org/officeDocument/2006/relationships/image" Target="media/image93.emf"/><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footer" Target="footer4.xml"/><Relationship Id="rId35" Type="http://schemas.openxmlformats.org/officeDocument/2006/relationships/oleObject" Target="embeddings/oleObject3.bin"/><Relationship Id="rId56" Type="http://schemas.openxmlformats.org/officeDocument/2006/relationships/image" Target="media/image32.wmf"/><Relationship Id="rId77" Type="http://schemas.openxmlformats.org/officeDocument/2006/relationships/image" Target="media/image42.wmf"/><Relationship Id="rId100" Type="http://schemas.openxmlformats.org/officeDocument/2006/relationships/oleObject" Target="embeddings/oleObject36.bin"/><Relationship Id="rId105" Type="http://schemas.openxmlformats.org/officeDocument/2006/relationships/image" Target="media/image56.wmf"/><Relationship Id="rId126" Type="http://schemas.openxmlformats.org/officeDocument/2006/relationships/oleObject" Target="embeddings/oleObject49.bin"/><Relationship Id="rId147" Type="http://schemas.openxmlformats.org/officeDocument/2006/relationships/image" Target="media/image77.wmf"/><Relationship Id="rId168" Type="http://schemas.openxmlformats.org/officeDocument/2006/relationships/image" Target="media/image89.emf"/><Relationship Id="rId8" Type="http://schemas.openxmlformats.org/officeDocument/2006/relationships/image" Target="media/image1.tiff"/><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image" Target="media/image50.wmf"/><Relationship Id="rId98" Type="http://schemas.openxmlformats.org/officeDocument/2006/relationships/oleObject" Target="embeddings/oleObject35.bin"/><Relationship Id="rId121" Type="http://schemas.openxmlformats.org/officeDocument/2006/relationships/image" Target="media/image64.wmf"/><Relationship Id="rId142" Type="http://schemas.openxmlformats.org/officeDocument/2006/relationships/oleObject" Target="embeddings/oleObject57.bin"/><Relationship Id="rId163" Type="http://schemas.openxmlformats.org/officeDocument/2006/relationships/image" Target="media/image85.w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27.wmf"/><Relationship Id="rId67" Type="http://schemas.openxmlformats.org/officeDocument/2006/relationships/image" Target="media/image37.wmf"/><Relationship Id="rId116" Type="http://schemas.openxmlformats.org/officeDocument/2006/relationships/oleObject" Target="embeddings/oleObject44.bin"/><Relationship Id="rId137" Type="http://schemas.openxmlformats.org/officeDocument/2006/relationships/image" Target="media/image72.wmf"/><Relationship Id="rId158" Type="http://schemas.openxmlformats.org/officeDocument/2006/relationships/oleObject" Target="embeddings/oleObject65.bin"/><Relationship Id="rId20" Type="http://schemas.openxmlformats.org/officeDocument/2006/relationships/image" Target="media/image12.png"/><Relationship Id="rId41" Type="http://schemas.openxmlformats.org/officeDocument/2006/relationships/oleObject" Target="embeddings/oleObject6.bin"/><Relationship Id="rId62" Type="http://schemas.openxmlformats.org/officeDocument/2006/relationships/oleObject" Target="embeddings/oleObject17.bin"/><Relationship Id="rId83" Type="http://schemas.openxmlformats.org/officeDocument/2006/relationships/image" Target="media/image45.wmf"/><Relationship Id="rId88" Type="http://schemas.openxmlformats.org/officeDocument/2006/relationships/oleObject" Target="embeddings/oleObject30.bin"/><Relationship Id="rId111" Type="http://schemas.openxmlformats.org/officeDocument/2006/relationships/image" Target="media/image59.wmf"/><Relationship Id="rId132" Type="http://schemas.openxmlformats.org/officeDocument/2006/relationships/oleObject" Target="embeddings/oleObject52.bin"/><Relationship Id="rId153" Type="http://schemas.openxmlformats.org/officeDocument/2006/relationships/image" Target="media/image80.wmf"/><Relationship Id="rId174" Type="http://schemas.openxmlformats.org/officeDocument/2006/relationships/image" Target="media/image94.emf"/><Relationship Id="rId179" Type="http://schemas.openxmlformats.org/officeDocument/2006/relationships/footer" Target="footer5.xml"/><Relationship Id="rId15" Type="http://schemas.openxmlformats.org/officeDocument/2006/relationships/image" Target="media/image7.jpeg"/><Relationship Id="rId36" Type="http://schemas.openxmlformats.org/officeDocument/2006/relationships/image" Target="media/image22.wmf"/><Relationship Id="rId57" Type="http://schemas.openxmlformats.org/officeDocument/2006/relationships/oleObject" Target="embeddings/oleObject14.bin"/><Relationship Id="rId106" Type="http://schemas.openxmlformats.org/officeDocument/2006/relationships/oleObject" Target="embeddings/oleObject39.bin"/><Relationship Id="rId127" Type="http://schemas.openxmlformats.org/officeDocument/2006/relationships/image" Target="media/image67.wmf"/><Relationship Id="rId10" Type="http://schemas.openxmlformats.org/officeDocument/2006/relationships/image" Target="media/image2.jpeg"/><Relationship Id="rId31" Type="http://schemas.openxmlformats.org/officeDocument/2006/relationships/image" Target="media/image19.wmf"/><Relationship Id="rId52" Type="http://schemas.openxmlformats.org/officeDocument/2006/relationships/image" Target="media/image30.wmf"/><Relationship Id="rId73" Type="http://schemas.openxmlformats.org/officeDocument/2006/relationships/image" Target="media/image40.wmf"/><Relationship Id="rId78" Type="http://schemas.openxmlformats.org/officeDocument/2006/relationships/oleObject" Target="embeddings/oleObject25.bin"/><Relationship Id="rId94" Type="http://schemas.openxmlformats.org/officeDocument/2006/relationships/oleObject" Target="embeddings/oleObject33.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47.bin"/><Relationship Id="rId143" Type="http://schemas.openxmlformats.org/officeDocument/2006/relationships/image" Target="media/image75.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9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A96B6-05EB-4B85-88E1-D79100C84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13007</Words>
  <Characters>74141</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Model Administration</dc:creator>
  <cp:keywords/>
  <dc:description/>
  <cp:lastModifiedBy>Young, Dirk</cp:lastModifiedBy>
  <cp:revision>2</cp:revision>
  <dcterms:created xsi:type="dcterms:W3CDTF">2018-08-02T12:27:00Z</dcterms:created>
  <dcterms:modified xsi:type="dcterms:W3CDTF">2018-08-02T12:27:00Z</dcterms:modified>
</cp:coreProperties>
</file>